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5F4">
    <v:background id="_x0000_s1025" fillcolor="#f8f5f4">
      <v:fill r:id="rId4" o:title="paper2" rotate="t" type="tile"/>
    </v:background>
  </w:background>
  <w:body>
    <w:p w:rsidR="00EF2F44" w:rsidRPr="00341817" w:rsidRDefault="004D3858">
      <w:pPr>
        <w:rPr>
          <w:rFonts w:asciiTheme="minorEastAsia" w:eastAsiaTheme="minorEastAsia" w:hAnsiTheme="minorEastAsia"/>
        </w:rPr>
      </w:pPr>
      <w:r w:rsidRPr="00341817">
        <w:rPr>
          <w:rFonts w:asciiTheme="minorEastAsia" w:eastAsiaTheme="minorEastAsia" w:hAnsiTheme="minorEastAsia"/>
          <w:noProof/>
        </w:rPr>
        <mc:AlternateContent>
          <mc:Choice Requires="wps">
            <w:drawing>
              <wp:anchor distT="0" distB="0" distL="114300" distR="114300" simplePos="0" relativeHeight="251657728" behindDoc="0" locked="0" layoutInCell="1" allowOverlap="1" wp14:anchorId="2D64349A" wp14:editId="7842CFC2">
                <wp:simplePos x="0" y="0"/>
                <wp:positionH relativeFrom="column">
                  <wp:posOffset>831215</wp:posOffset>
                </wp:positionH>
                <wp:positionV relativeFrom="paragraph">
                  <wp:posOffset>3182620</wp:posOffset>
                </wp:positionV>
                <wp:extent cx="3470910" cy="914400"/>
                <wp:effectExtent l="2540" t="1270" r="3175"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91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589C" w:rsidRDefault="00E7589C">
                            <w:pPr>
                              <w:jc w:val="center"/>
                              <w:rPr>
                                <w:rFonts w:ascii="黑体" w:eastAsia="黑体" w:hAnsi="黑体" w:hint="eastAsia"/>
                                <w:sz w:val="52"/>
                              </w:rPr>
                            </w:pPr>
                            <w:bookmarkStart w:id="0" w:name="_Title#152554260"/>
                            <w:r>
                              <w:rPr>
                                <w:rFonts w:ascii="黑体" w:eastAsia="黑体" w:hAnsi="黑体" w:hint="eastAsia"/>
                                <w:b/>
                                <w:sz w:val="52"/>
                              </w:rPr>
                              <w:t>[同城</w:t>
                            </w:r>
                            <w:proofErr w:type="gramStart"/>
                            <w:r>
                              <w:rPr>
                                <w:rFonts w:ascii="黑体" w:eastAsia="黑体" w:hAnsi="黑体" w:hint="eastAsia"/>
                                <w:b/>
                                <w:sz w:val="52"/>
                              </w:rPr>
                              <w:t>校友网</w:t>
                            </w:r>
                            <w:proofErr w:type="gramEnd"/>
                            <w:r>
                              <w:rPr>
                                <w:rFonts w:ascii="黑体" w:eastAsia="黑体" w:hAnsi="黑体" w:hint="eastAsia"/>
                                <w:b/>
                                <w:sz w:val="52"/>
                              </w:rPr>
                              <w:t>]</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45pt;margin-top:250.6pt;width:273.3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WItA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" filled="f" stroked="f">
                <v:textbox>
                  <w:txbxContent>
                    <w:p w:rsidR="00E7589C" w:rsidRDefault="00E7589C">
                      <w:pPr>
                        <w:jc w:val="center"/>
                        <w:rPr>
                          <w:rFonts w:ascii="黑体" w:eastAsia="黑体" w:hAnsi="黑体" w:hint="eastAsia"/>
                          <w:sz w:val="52"/>
                        </w:rPr>
                      </w:pPr>
                      <w:bookmarkStart w:id="1" w:name="_Title#152554260"/>
                      <w:r>
                        <w:rPr>
                          <w:rFonts w:ascii="黑体" w:eastAsia="黑体" w:hAnsi="黑体" w:hint="eastAsia"/>
                          <w:b/>
                          <w:sz w:val="52"/>
                        </w:rPr>
                        <w:t>[同城</w:t>
                      </w:r>
                      <w:proofErr w:type="gramStart"/>
                      <w:r>
                        <w:rPr>
                          <w:rFonts w:ascii="黑体" w:eastAsia="黑体" w:hAnsi="黑体" w:hint="eastAsia"/>
                          <w:b/>
                          <w:sz w:val="52"/>
                        </w:rPr>
                        <w:t>校友网</w:t>
                      </w:r>
                      <w:proofErr w:type="gramEnd"/>
                      <w:r>
                        <w:rPr>
                          <w:rFonts w:ascii="黑体" w:eastAsia="黑体" w:hAnsi="黑体" w:hint="eastAsia"/>
                          <w:b/>
                          <w:sz w:val="52"/>
                        </w:rPr>
                        <w:t>]</w:t>
                      </w:r>
                      <w:bookmarkEnd w:id="1"/>
                    </w:p>
                  </w:txbxContent>
                </v:textbox>
              </v:shape>
            </w:pict>
          </mc:Fallback>
        </mc:AlternateContent>
      </w:r>
      <w:r w:rsidRPr="00341817">
        <w:rPr>
          <w:rFonts w:asciiTheme="minorEastAsia" w:eastAsiaTheme="minorEastAsia" w:hAnsiTheme="minorEastAsia"/>
          <w:noProof/>
        </w:rPr>
        <mc:AlternateContent>
          <mc:Choice Requires="wps">
            <w:drawing>
              <wp:anchor distT="0" distB="0" distL="114300" distR="114300" simplePos="0" relativeHeight="251656704" behindDoc="0" locked="0" layoutInCell="1" allowOverlap="1" wp14:anchorId="3629412F" wp14:editId="67B67DB7">
                <wp:simplePos x="0" y="0"/>
                <wp:positionH relativeFrom="column">
                  <wp:posOffset>304165</wp:posOffset>
                </wp:positionH>
                <wp:positionV relativeFrom="paragraph">
                  <wp:posOffset>2087245</wp:posOffset>
                </wp:positionV>
                <wp:extent cx="4486275" cy="914400"/>
                <wp:effectExtent l="0" t="1270" r="635"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589C" w:rsidRDefault="00E7589C">
                            <w:pPr>
                              <w:jc w:val="center"/>
                              <w:rPr>
                                <w:sz w:val="36"/>
                                <w:szCs w:val="32"/>
                              </w:rPr>
                            </w:pPr>
                            <w:r>
                              <w:rPr>
                                <w:rFonts w:eastAsia="黑体" w:hint="eastAsia"/>
                                <w:b/>
                                <w:sz w:val="96"/>
                                <w:szCs w:val="32"/>
                              </w:rPr>
                              <w:t>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3.95pt;margin-top:164.35pt;width:353.2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" filled="f" stroked="f">
                <v:textbox>
                  <w:txbxContent>
                    <w:p w:rsidR="00E7589C" w:rsidRDefault="00E7589C">
                      <w:pPr>
                        <w:jc w:val="center"/>
                        <w:rPr>
                          <w:sz w:val="36"/>
                          <w:szCs w:val="32"/>
                        </w:rPr>
                      </w:pPr>
                      <w:r>
                        <w:rPr>
                          <w:rFonts w:eastAsia="黑体" w:hint="eastAsia"/>
                          <w:b/>
                          <w:sz w:val="96"/>
                          <w:szCs w:val="32"/>
                        </w:rPr>
                        <w:t>毕业论文</w:t>
                      </w:r>
                    </w:p>
                  </w:txbxContent>
                </v:textbox>
              </v:shape>
            </w:pict>
          </mc:Fallback>
        </mc:AlternateContent>
      </w:r>
      <w:r w:rsidRPr="00341817">
        <w:rPr>
          <w:rFonts w:asciiTheme="minorEastAsia" w:eastAsiaTheme="minorEastAsia" w:hAnsiTheme="minorEastAsia"/>
          <w:noProof/>
        </w:rPr>
        <mc:AlternateContent>
          <mc:Choice Requires="wps">
            <w:drawing>
              <wp:anchor distT="0" distB="0" distL="114300" distR="114300" simplePos="0" relativeHeight="251658752" behindDoc="0" locked="0" layoutInCell="1" allowOverlap="1" wp14:anchorId="5F01C6EC" wp14:editId="623925B9">
                <wp:simplePos x="0" y="0"/>
                <wp:positionH relativeFrom="column">
                  <wp:posOffset>523875</wp:posOffset>
                </wp:positionH>
                <wp:positionV relativeFrom="paragraph">
                  <wp:posOffset>4578985</wp:posOffset>
                </wp:positionV>
                <wp:extent cx="4085590" cy="3445510"/>
                <wp:effectExtent l="0" t="0" r="635"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3445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589C" w:rsidRDefault="00E7589C">
                            <w:pPr>
                              <w:spacing w:line="1000" w:lineRule="exact"/>
                              <w:ind w:firstLineChars="47" w:firstLine="416"/>
                              <w:rPr>
                                <w:rFonts w:hint="eastAsia"/>
                                <w:sz w:val="32"/>
                                <w:u w:val="single"/>
                              </w:rPr>
                            </w:pPr>
                            <w:r>
                              <w:rPr>
                                <w:rFonts w:hint="eastAsia"/>
                                <w:spacing w:val="283"/>
                                <w:sz w:val="32"/>
                              </w:rPr>
                              <w:t>专</w:t>
                            </w:r>
                            <w:r>
                              <w:rPr>
                                <w:rFonts w:hint="eastAsia"/>
                                <w:sz w:val="32"/>
                              </w:rPr>
                              <w:t>业：</w:t>
                            </w:r>
                            <w:bookmarkStart w:id="2" w:name="_Major#2997466427"/>
                            <w:r>
                              <w:rPr>
                                <w:rFonts w:hint="eastAsia"/>
                                <w:sz w:val="32"/>
                                <w:u w:val="single"/>
                              </w:rPr>
                              <w:t>[</w:t>
                            </w:r>
                            <w:r>
                              <w:rPr>
                                <w:rFonts w:hint="eastAsia"/>
                                <w:sz w:val="32"/>
                                <w:u w:val="single"/>
                              </w:rPr>
                              <w:t>计算机科学与技术</w:t>
                            </w:r>
                            <w:r>
                              <w:rPr>
                                <w:rFonts w:hint="eastAsia"/>
                                <w:sz w:val="32"/>
                                <w:u w:val="single"/>
                              </w:rPr>
                              <w:t>]</w:t>
                            </w:r>
                            <w:bookmarkEnd w:id="2"/>
                          </w:p>
                          <w:p w:rsidR="00E7589C" w:rsidRDefault="00E7589C">
                            <w:pPr>
                              <w:spacing w:line="1000" w:lineRule="exact"/>
                              <w:ind w:firstLineChars="47" w:firstLine="416"/>
                              <w:rPr>
                                <w:rFonts w:hint="eastAsia"/>
                                <w:sz w:val="32"/>
                              </w:rPr>
                            </w:pPr>
                            <w:r>
                              <w:rPr>
                                <w:rFonts w:hint="eastAsia"/>
                                <w:spacing w:val="283"/>
                                <w:sz w:val="32"/>
                              </w:rPr>
                              <w:t>班</w:t>
                            </w:r>
                            <w:r>
                              <w:rPr>
                                <w:rFonts w:hint="eastAsia"/>
                                <w:sz w:val="32"/>
                              </w:rPr>
                              <w:t>级：</w:t>
                            </w:r>
                            <w:bookmarkStart w:id="3" w:name="_Class#21822747"/>
                            <w:r>
                              <w:rPr>
                                <w:rFonts w:hint="eastAsia"/>
                                <w:sz w:val="32"/>
                                <w:u w:val="single"/>
                              </w:rPr>
                              <w:t>[2011</w:t>
                            </w:r>
                            <w:r>
                              <w:rPr>
                                <w:rFonts w:hint="eastAsia"/>
                                <w:sz w:val="32"/>
                                <w:u w:val="single"/>
                              </w:rPr>
                              <w:t>级</w:t>
                            </w:r>
                            <w:r>
                              <w:rPr>
                                <w:rFonts w:hint="eastAsia"/>
                                <w:sz w:val="32"/>
                                <w:u w:val="single"/>
                              </w:rPr>
                              <w:t>1</w:t>
                            </w:r>
                            <w:r>
                              <w:rPr>
                                <w:rFonts w:hint="eastAsia"/>
                                <w:sz w:val="32"/>
                                <w:u w:val="single"/>
                              </w:rPr>
                              <w:t>班</w:t>
                            </w:r>
                            <w:r>
                              <w:rPr>
                                <w:rFonts w:hint="eastAsia"/>
                                <w:sz w:val="32"/>
                                <w:u w:val="single"/>
                              </w:rPr>
                              <w:t>]</w:t>
                            </w:r>
                            <w:bookmarkEnd w:id="3"/>
                          </w:p>
                          <w:p w:rsidR="00E7589C" w:rsidRDefault="00E7589C">
                            <w:pPr>
                              <w:spacing w:line="1000" w:lineRule="exact"/>
                              <w:ind w:firstLineChars="131" w:firstLine="419"/>
                              <w:rPr>
                                <w:rFonts w:hint="eastAsia"/>
                                <w:sz w:val="32"/>
                              </w:rPr>
                            </w:pPr>
                            <w:r>
                              <w:rPr>
                                <w:rFonts w:hint="eastAsia"/>
                                <w:sz w:val="32"/>
                              </w:rPr>
                              <w:t>学生姓名：</w:t>
                            </w:r>
                            <w:bookmarkStart w:id="4" w:name="_Author#2378636391"/>
                            <w:r>
                              <w:rPr>
                                <w:rFonts w:hint="eastAsia"/>
                                <w:sz w:val="32"/>
                                <w:u w:val="single"/>
                              </w:rPr>
                              <w:t>[</w:t>
                            </w:r>
                            <w:r>
                              <w:rPr>
                                <w:rFonts w:hint="eastAsia"/>
                                <w:sz w:val="32"/>
                                <w:u w:val="single"/>
                              </w:rPr>
                              <w:t>张沛</w:t>
                            </w:r>
                            <w:r>
                              <w:rPr>
                                <w:rFonts w:hint="eastAsia"/>
                                <w:sz w:val="32"/>
                                <w:u w:val="single"/>
                              </w:rPr>
                              <w:t>]</w:t>
                            </w:r>
                            <w:bookmarkEnd w:id="4"/>
                          </w:p>
                          <w:p w:rsidR="00E7589C" w:rsidRDefault="00E7589C">
                            <w:pPr>
                              <w:spacing w:line="1000" w:lineRule="exact"/>
                              <w:ind w:firstLineChars="131" w:firstLine="419"/>
                              <w:rPr>
                                <w:rFonts w:hint="eastAsia"/>
                                <w:sz w:val="32"/>
                                <w:u w:val="single"/>
                              </w:rPr>
                            </w:pPr>
                            <w:r>
                              <w:rPr>
                                <w:rFonts w:hint="eastAsia"/>
                                <w:sz w:val="32"/>
                              </w:rPr>
                              <w:t>指导教师：</w:t>
                            </w:r>
                            <w:bookmarkStart w:id="5" w:name="_Teacher#273944725"/>
                            <w:r>
                              <w:rPr>
                                <w:rFonts w:hint="eastAsia"/>
                                <w:sz w:val="32"/>
                                <w:u w:val="single"/>
                              </w:rPr>
                              <w:t>[</w:t>
                            </w:r>
                            <w:r>
                              <w:rPr>
                                <w:rFonts w:hint="eastAsia"/>
                                <w:sz w:val="32"/>
                                <w:u w:val="single"/>
                              </w:rPr>
                              <w:t>李磊军</w:t>
                            </w:r>
                            <w:r>
                              <w:rPr>
                                <w:rFonts w:hint="eastAsia"/>
                                <w:sz w:val="32"/>
                                <w:u w:val="single"/>
                              </w:rPr>
                              <w:t>]</w:t>
                            </w:r>
                            <w:bookmarkEnd w:id="5"/>
                          </w:p>
                          <w:p w:rsidR="00E7589C" w:rsidRDefault="00E7589C">
                            <w:pPr>
                              <w:spacing w:line="1000" w:lineRule="exact"/>
                              <w:ind w:firstLineChars="131" w:firstLine="419"/>
                            </w:pPr>
                            <w:r>
                              <w:rPr>
                                <w:rFonts w:hint="eastAsia"/>
                                <w:sz w:val="32"/>
                              </w:rPr>
                              <w:t>完成时间：</w:t>
                            </w:r>
                            <w:r>
                              <w:rPr>
                                <w:rFonts w:hint="eastAsia"/>
                                <w:sz w:val="32"/>
                              </w:rPr>
                              <w:t xml:space="preserve"> </w:t>
                            </w:r>
                            <w:r>
                              <w:rPr>
                                <w:rFonts w:hint="eastAsia"/>
                                <w:sz w:val="32"/>
                                <w:u w:val="single"/>
                              </w:rPr>
                              <w:fldChar w:fldCharType="begin"/>
                            </w:r>
                            <w:r>
                              <w:rPr>
                                <w:rFonts w:hint="eastAsia"/>
                                <w:sz w:val="32"/>
                                <w:u w:val="single"/>
                              </w:rPr>
                              <w:instrText>Time \@ "yyyy</w:instrText>
                            </w:r>
                            <w:r>
                              <w:rPr>
                                <w:rFonts w:hint="eastAsia"/>
                                <w:sz w:val="32"/>
                                <w:u w:val="single"/>
                              </w:rPr>
                              <w:instrText>年</w:instrText>
                            </w:r>
                            <w:r>
                              <w:rPr>
                                <w:rFonts w:hint="eastAsia"/>
                                <w:sz w:val="32"/>
                                <w:u w:val="single"/>
                              </w:rPr>
                              <w:instrText>M</w:instrText>
                            </w:r>
                            <w:r>
                              <w:rPr>
                                <w:rFonts w:hint="eastAsia"/>
                                <w:sz w:val="32"/>
                                <w:u w:val="single"/>
                              </w:rPr>
                              <w:instrText>月</w:instrText>
                            </w:r>
                            <w:r>
                              <w:rPr>
                                <w:rFonts w:hint="eastAsia"/>
                                <w:sz w:val="32"/>
                                <w:u w:val="single"/>
                              </w:rPr>
                              <w:instrText>d</w:instrText>
                            </w:r>
                            <w:r>
                              <w:rPr>
                                <w:rFonts w:hint="eastAsia"/>
                                <w:sz w:val="32"/>
                                <w:u w:val="single"/>
                              </w:rPr>
                              <w:instrText>日</w:instrText>
                            </w:r>
                            <w:r>
                              <w:rPr>
                                <w:rFonts w:hint="eastAsia"/>
                                <w:sz w:val="32"/>
                                <w:u w:val="single"/>
                              </w:rPr>
                              <w:instrText>"</w:instrText>
                            </w:r>
                            <w:r>
                              <w:rPr>
                                <w:rFonts w:hint="eastAsia"/>
                                <w:sz w:val="32"/>
                                <w:u w:val="single"/>
                              </w:rPr>
                              <w:fldChar w:fldCharType="separate"/>
                            </w:r>
                            <w:r>
                              <w:rPr>
                                <w:rFonts w:hint="eastAsia"/>
                                <w:noProof/>
                                <w:sz w:val="32"/>
                                <w:u w:val="single"/>
                              </w:rPr>
                              <w:t>2015</w:t>
                            </w:r>
                            <w:r>
                              <w:rPr>
                                <w:rFonts w:hint="eastAsia"/>
                                <w:noProof/>
                                <w:sz w:val="32"/>
                                <w:u w:val="single"/>
                              </w:rPr>
                              <w:t>年</w:t>
                            </w:r>
                            <w:r>
                              <w:rPr>
                                <w:rFonts w:hint="eastAsia"/>
                                <w:noProof/>
                                <w:sz w:val="32"/>
                                <w:u w:val="single"/>
                              </w:rPr>
                              <w:t>4</w:t>
                            </w:r>
                            <w:r>
                              <w:rPr>
                                <w:rFonts w:hint="eastAsia"/>
                                <w:noProof/>
                                <w:sz w:val="32"/>
                                <w:u w:val="single"/>
                              </w:rPr>
                              <w:t>月</w:t>
                            </w:r>
                            <w:r>
                              <w:rPr>
                                <w:rFonts w:hint="eastAsia"/>
                                <w:noProof/>
                                <w:sz w:val="32"/>
                                <w:u w:val="single"/>
                              </w:rPr>
                              <w:t>5</w:t>
                            </w:r>
                            <w:r>
                              <w:rPr>
                                <w:rFonts w:hint="eastAsia"/>
                                <w:noProof/>
                                <w:sz w:val="32"/>
                                <w:u w:val="single"/>
                              </w:rPr>
                              <w:t>日</w:t>
                            </w:r>
                            <w:r>
                              <w:rPr>
                                <w:rFonts w:hint="eastAsia"/>
                                <w:sz w:val="32"/>
                                <w:u w:val="single"/>
                              </w:rPr>
                              <w:fldChar w:fldCharType="end"/>
                            </w:r>
                          </w:p>
                          <w:p w:rsidR="00E7589C" w:rsidRDefault="00E7589C" w:rsidP="004D3858">
                            <w:pPr>
                              <w:spacing w:line="1000" w:lineRule="exact"/>
                              <w:ind w:firstLineChars="131" w:firstLine="31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41.25pt;margin-top:360.55pt;width:321.7pt;height:27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" filled="f" stroked="f">
                <v:textbox>
                  <w:txbxContent>
                    <w:p w:rsidR="00E7589C" w:rsidRDefault="00E7589C">
                      <w:pPr>
                        <w:spacing w:line="1000" w:lineRule="exact"/>
                        <w:ind w:firstLineChars="47" w:firstLine="416"/>
                        <w:rPr>
                          <w:rFonts w:hint="eastAsia"/>
                          <w:sz w:val="32"/>
                          <w:u w:val="single"/>
                        </w:rPr>
                      </w:pPr>
                      <w:r>
                        <w:rPr>
                          <w:rFonts w:hint="eastAsia"/>
                          <w:spacing w:val="283"/>
                          <w:sz w:val="32"/>
                        </w:rPr>
                        <w:t>专</w:t>
                      </w:r>
                      <w:r>
                        <w:rPr>
                          <w:rFonts w:hint="eastAsia"/>
                          <w:sz w:val="32"/>
                        </w:rPr>
                        <w:t>业：</w:t>
                      </w:r>
                      <w:bookmarkStart w:id="6" w:name="_Major#2997466427"/>
                      <w:r>
                        <w:rPr>
                          <w:rFonts w:hint="eastAsia"/>
                          <w:sz w:val="32"/>
                          <w:u w:val="single"/>
                        </w:rPr>
                        <w:t>[</w:t>
                      </w:r>
                      <w:r>
                        <w:rPr>
                          <w:rFonts w:hint="eastAsia"/>
                          <w:sz w:val="32"/>
                          <w:u w:val="single"/>
                        </w:rPr>
                        <w:t>计算机科学与技术</w:t>
                      </w:r>
                      <w:r>
                        <w:rPr>
                          <w:rFonts w:hint="eastAsia"/>
                          <w:sz w:val="32"/>
                          <w:u w:val="single"/>
                        </w:rPr>
                        <w:t>]</w:t>
                      </w:r>
                      <w:bookmarkEnd w:id="6"/>
                    </w:p>
                    <w:p w:rsidR="00E7589C" w:rsidRDefault="00E7589C">
                      <w:pPr>
                        <w:spacing w:line="1000" w:lineRule="exact"/>
                        <w:ind w:firstLineChars="47" w:firstLine="416"/>
                        <w:rPr>
                          <w:rFonts w:hint="eastAsia"/>
                          <w:sz w:val="32"/>
                        </w:rPr>
                      </w:pPr>
                      <w:r>
                        <w:rPr>
                          <w:rFonts w:hint="eastAsia"/>
                          <w:spacing w:val="283"/>
                          <w:sz w:val="32"/>
                        </w:rPr>
                        <w:t>班</w:t>
                      </w:r>
                      <w:r>
                        <w:rPr>
                          <w:rFonts w:hint="eastAsia"/>
                          <w:sz w:val="32"/>
                        </w:rPr>
                        <w:t>级：</w:t>
                      </w:r>
                      <w:bookmarkStart w:id="7" w:name="_Class#21822747"/>
                      <w:r>
                        <w:rPr>
                          <w:rFonts w:hint="eastAsia"/>
                          <w:sz w:val="32"/>
                          <w:u w:val="single"/>
                        </w:rPr>
                        <w:t>[2011</w:t>
                      </w:r>
                      <w:r>
                        <w:rPr>
                          <w:rFonts w:hint="eastAsia"/>
                          <w:sz w:val="32"/>
                          <w:u w:val="single"/>
                        </w:rPr>
                        <w:t>级</w:t>
                      </w:r>
                      <w:r>
                        <w:rPr>
                          <w:rFonts w:hint="eastAsia"/>
                          <w:sz w:val="32"/>
                          <w:u w:val="single"/>
                        </w:rPr>
                        <w:t>1</w:t>
                      </w:r>
                      <w:r>
                        <w:rPr>
                          <w:rFonts w:hint="eastAsia"/>
                          <w:sz w:val="32"/>
                          <w:u w:val="single"/>
                        </w:rPr>
                        <w:t>班</w:t>
                      </w:r>
                      <w:r>
                        <w:rPr>
                          <w:rFonts w:hint="eastAsia"/>
                          <w:sz w:val="32"/>
                          <w:u w:val="single"/>
                        </w:rPr>
                        <w:t>]</w:t>
                      </w:r>
                      <w:bookmarkEnd w:id="7"/>
                    </w:p>
                    <w:p w:rsidR="00E7589C" w:rsidRDefault="00E7589C">
                      <w:pPr>
                        <w:spacing w:line="1000" w:lineRule="exact"/>
                        <w:ind w:firstLineChars="131" w:firstLine="419"/>
                        <w:rPr>
                          <w:rFonts w:hint="eastAsia"/>
                          <w:sz w:val="32"/>
                        </w:rPr>
                      </w:pPr>
                      <w:r>
                        <w:rPr>
                          <w:rFonts w:hint="eastAsia"/>
                          <w:sz w:val="32"/>
                        </w:rPr>
                        <w:t>学生姓名：</w:t>
                      </w:r>
                      <w:bookmarkStart w:id="8" w:name="_Author#2378636391"/>
                      <w:r>
                        <w:rPr>
                          <w:rFonts w:hint="eastAsia"/>
                          <w:sz w:val="32"/>
                          <w:u w:val="single"/>
                        </w:rPr>
                        <w:t>[</w:t>
                      </w:r>
                      <w:r>
                        <w:rPr>
                          <w:rFonts w:hint="eastAsia"/>
                          <w:sz w:val="32"/>
                          <w:u w:val="single"/>
                        </w:rPr>
                        <w:t>张沛</w:t>
                      </w:r>
                      <w:r>
                        <w:rPr>
                          <w:rFonts w:hint="eastAsia"/>
                          <w:sz w:val="32"/>
                          <w:u w:val="single"/>
                        </w:rPr>
                        <w:t>]</w:t>
                      </w:r>
                      <w:bookmarkEnd w:id="8"/>
                    </w:p>
                    <w:p w:rsidR="00E7589C" w:rsidRDefault="00E7589C">
                      <w:pPr>
                        <w:spacing w:line="1000" w:lineRule="exact"/>
                        <w:ind w:firstLineChars="131" w:firstLine="419"/>
                        <w:rPr>
                          <w:rFonts w:hint="eastAsia"/>
                          <w:sz w:val="32"/>
                          <w:u w:val="single"/>
                        </w:rPr>
                      </w:pPr>
                      <w:r>
                        <w:rPr>
                          <w:rFonts w:hint="eastAsia"/>
                          <w:sz w:val="32"/>
                        </w:rPr>
                        <w:t>指导教师：</w:t>
                      </w:r>
                      <w:bookmarkStart w:id="9" w:name="_Teacher#273944725"/>
                      <w:r>
                        <w:rPr>
                          <w:rFonts w:hint="eastAsia"/>
                          <w:sz w:val="32"/>
                          <w:u w:val="single"/>
                        </w:rPr>
                        <w:t>[</w:t>
                      </w:r>
                      <w:r>
                        <w:rPr>
                          <w:rFonts w:hint="eastAsia"/>
                          <w:sz w:val="32"/>
                          <w:u w:val="single"/>
                        </w:rPr>
                        <w:t>李磊军</w:t>
                      </w:r>
                      <w:r>
                        <w:rPr>
                          <w:rFonts w:hint="eastAsia"/>
                          <w:sz w:val="32"/>
                          <w:u w:val="single"/>
                        </w:rPr>
                        <w:t>]</w:t>
                      </w:r>
                      <w:bookmarkEnd w:id="9"/>
                    </w:p>
                    <w:p w:rsidR="00E7589C" w:rsidRDefault="00E7589C">
                      <w:pPr>
                        <w:spacing w:line="1000" w:lineRule="exact"/>
                        <w:ind w:firstLineChars="131" w:firstLine="419"/>
                      </w:pPr>
                      <w:r>
                        <w:rPr>
                          <w:rFonts w:hint="eastAsia"/>
                          <w:sz w:val="32"/>
                        </w:rPr>
                        <w:t>完成时间：</w:t>
                      </w:r>
                      <w:r>
                        <w:rPr>
                          <w:rFonts w:hint="eastAsia"/>
                          <w:sz w:val="32"/>
                        </w:rPr>
                        <w:t xml:space="preserve"> </w:t>
                      </w:r>
                      <w:r>
                        <w:rPr>
                          <w:rFonts w:hint="eastAsia"/>
                          <w:sz w:val="32"/>
                          <w:u w:val="single"/>
                        </w:rPr>
                        <w:fldChar w:fldCharType="begin"/>
                      </w:r>
                      <w:r>
                        <w:rPr>
                          <w:rFonts w:hint="eastAsia"/>
                          <w:sz w:val="32"/>
                          <w:u w:val="single"/>
                        </w:rPr>
                        <w:instrText>Time \@ "yyyy</w:instrText>
                      </w:r>
                      <w:r>
                        <w:rPr>
                          <w:rFonts w:hint="eastAsia"/>
                          <w:sz w:val="32"/>
                          <w:u w:val="single"/>
                        </w:rPr>
                        <w:instrText>年</w:instrText>
                      </w:r>
                      <w:r>
                        <w:rPr>
                          <w:rFonts w:hint="eastAsia"/>
                          <w:sz w:val="32"/>
                          <w:u w:val="single"/>
                        </w:rPr>
                        <w:instrText>M</w:instrText>
                      </w:r>
                      <w:r>
                        <w:rPr>
                          <w:rFonts w:hint="eastAsia"/>
                          <w:sz w:val="32"/>
                          <w:u w:val="single"/>
                        </w:rPr>
                        <w:instrText>月</w:instrText>
                      </w:r>
                      <w:r>
                        <w:rPr>
                          <w:rFonts w:hint="eastAsia"/>
                          <w:sz w:val="32"/>
                          <w:u w:val="single"/>
                        </w:rPr>
                        <w:instrText>d</w:instrText>
                      </w:r>
                      <w:r>
                        <w:rPr>
                          <w:rFonts w:hint="eastAsia"/>
                          <w:sz w:val="32"/>
                          <w:u w:val="single"/>
                        </w:rPr>
                        <w:instrText>日</w:instrText>
                      </w:r>
                      <w:r>
                        <w:rPr>
                          <w:rFonts w:hint="eastAsia"/>
                          <w:sz w:val="32"/>
                          <w:u w:val="single"/>
                        </w:rPr>
                        <w:instrText>"</w:instrText>
                      </w:r>
                      <w:r>
                        <w:rPr>
                          <w:rFonts w:hint="eastAsia"/>
                          <w:sz w:val="32"/>
                          <w:u w:val="single"/>
                        </w:rPr>
                        <w:fldChar w:fldCharType="separate"/>
                      </w:r>
                      <w:r>
                        <w:rPr>
                          <w:rFonts w:hint="eastAsia"/>
                          <w:noProof/>
                          <w:sz w:val="32"/>
                          <w:u w:val="single"/>
                        </w:rPr>
                        <w:t>2015</w:t>
                      </w:r>
                      <w:r>
                        <w:rPr>
                          <w:rFonts w:hint="eastAsia"/>
                          <w:noProof/>
                          <w:sz w:val="32"/>
                          <w:u w:val="single"/>
                        </w:rPr>
                        <w:t>年</w:t>
                      </w:r>
                      <w:r>
                        <w:rPr>
                          <w:rFonts w:hint="eastAsia"/>
                          <w:noProof/>
                          <w:sz w:val="32"/>
                          <w:u w:val="single"/>
                        </w:rPr>
                        <w:t>4</w:t>
                      </w:r>
                      <w:r>
                        <w:rPr>
                          <w:rFonts w:hint="eastAsia"/>
                          <w:noProof/>
                          <w:sz w:val="32"/>
                          <w:u w:val="single"/>
                        </w:rPr>
                        <w:t>月</w:t>
                      </w:r>
                      <w:r>
                        <w:rPr>
                          <w:rFonts w:hint="eastAsia"/>
                          <w:noProof/>
                          <w:sz w:val="32"/>
                          <w:u w:val="single"/>
                        </w:rPr>
                        <w:t>5</w:t>
                      </w:r>
                      <w:r>
                        <w:rPr>
                          <w:rFonts w:hint="eastAsia"/>
                          <w:noProof/>
                          <w:sz w:val="32"/>
                          <w:u w:val="single"/>
                        </w:rPr>
                        <w:t>日</w:t>
                      </w:r>
                      <w:r>
                        <w:rPr>
                          <w:rFonts w:hint="eastAsia"/>
                          <w:sz w:val="32"/>
                          <w:u w:val="single"/>
                        </w:rPr>
                        <w:fldChar w:fldCharType="end"/>
                      </w:r>
                    </w:p>
                    <w:p w:rsidR="00E7589C" w:rsidRDefault="00E7589C" w:rsidP="004D3858">
                      <w:pPr>
                        <w:spacing w:line="1000" w:lineRule="exact"/>
                        <w:ind w:firstLineChars="131" w:firstLine="314"/>
                      </w:pPr>
                    </w:p>
                  </w:txbxContent>
                </v:textbox>
              </v:shape>
            </w:pict>
          </mc:Fallback>
        </mc:AlternateContent>
      </w:r>
      <w:r w:rsidRPr="00341817">
        <w:rPr>
          <w:rFonts w:asciiTheme="minorEastAsia" w:eastAsiaTheme="minorEastAsia" w:hAnsiTheme="minorEastAsia"/>
          <w:noProof/>
        </w:rPr>
        <mc:AlternateContent>
          <mc:Choice Requires="wps">
            <w:drawing>
              <wp:anchor distT="0" distB="0" distL="114300" distR="114300" simplePos="0" relativeHeight="251654656" behindDoc="1" locked="0" layoutInCell="1" allowOverlap="1" wp14:anchorId="456909D1" wp14:editId="69AA6812">
                <wp:simplePos x="0" y="0"/>
                <wp:positionH relativeFrom="column">
                  <wp:posOffset>8890</wp:posOffset>
                </wp:positionH>
                <wp:positionV relativeFrom="paragraph">
                  <wp:posOffset>39370</wp:posOffset>
                </wp:positionV>
                <wp:extent cx="5248275" cy="8813800"/>
                <wp:effectExtent l="18415" t="20320" r="19685" b="2413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8813800"/>
                        </a:xfrm>
                        <a:prstGeom prst="rect">
                          <a:avLst/>
                        </a:prstGeom>
                        <a:noFill/>
                        <a:ln w="31750" cap="flat" cmpd="sng">
                          <a:solidFill>
                            <a:srgbClr val="3471B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7pt;margin-top:3.1pt;width:413.25pt;height:69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" filled="f" strokecolor="#3471b0" strokeweight="2.5pt"/>
            </w:pict>
          </mc:Fallback>
        </mc:AlternateContent>
      </w:r>
    </w:p>
    <w:p w:rsidR="00EF2F44" w:rsidRPr="00341817" w:rsidRDefault="004D3858">
      <w:pPr>
        <w:rPr>
          <w:rFonts w:asciiTheme="minorEastAsia" w:eastAsiaTheme="minorEastAsia" w:hAnsiTheme="minorEastAsia"/>
        </w:rPr>
        <w:sectPr w:rsidR="00EF2F44" w:rsidRPr="00341817">
          <w:headerReference w:type="default" r:id="rId9"/>
          <w:footerReference w:type="default" r:id="rId10"/>
          <w:pgSz w:w="11906" w:h="16838"/>
          <w:pgMar w:top="1440" w:right="1800" w:bottom="1440" w:left="1800" w:header="851" w:footer="992" w:gutter="0"/>
          <w:cols w:space="720"/>
          <w:docGrid w:type="lines" w:linePitch="312"/>
        </w:sectPr>
      </w:pPr>
      <w:r w:rsidRPr="00341817">
        <w:rPr>
          <w:rFonts w:asciiTheme="minorEastAsia" w:eastAsiaTheme="minorEastAsia" w:hAnsiTheme="minorEastAsia"/>
          <w:noProof/>
        </w:rPr>
        <mc:AlternateContent>
          <mc:Choice Requires="wps">
            <w:drawing>
              <wp:anchor distT="0" distB="0" distL="114300" distR="114300" simplePos="0" relativeHeight="251655680" behindDoc="0" locked="0" layoutInCell="1" allowOverlap="1" wp14:anchorId="49676FE0" wp14:editId="203BCF73">
                <wp:simplePos x="0" y="0"/>
                <wp:positionH relativeFrom="column">
                  <wp:posOffset>909320</wp:posOffset>
                </wp:positionH>
                <wp:positionV relativeFrom="paragraph">
                  <wp:posOffset>537210</wp:posOffset>
                </wp:positionV>
                <wp:extent cx="3264535" cy="854710"/>
                <wp:effectExtent l="13970" t="13335" r="7620" b="825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854710"/>
                        </a:xfrm>
                        <a:prstGeom prst="rect">
                          <a:avLst/>
                        </a:prstGeom>
                        <a:solidFill>
                          <a:srgbClr val="FFFFFF"/>
                        </a:solidFill>
                        <a:ln w="9525" cap="flat" cmpd="sng">
                          <a:solidFill>
                            <a:srgbClr val="808080"/>
                          </a:solidFill>
                          <a:prstDash val="dash"/>
                          <a:miter lim="800000"/>
                          <a:headEnd/>
                          <a:tailEnd/>
                        </a:ln>
                      </wps:spPr>
                      <wps:txbx>
                        <w:txbxContent>
                          <w:p w:rsidR="00E7589C" w:rsidRDefault="00E7589C">
                            <w:pPr>
                              <w:rPr>
                                <w:rFonts w:hint="eastAsia"/>
                                <w:sz w:val="52"/>
                              </w:rPr>
                            </w:pPr>
                            <w:r>
                              <w:rPr>
                                <w:rFonts w:ascii="宋体" w:hAnsi="宋体" w:cs="宋体"/>
                                <w:noProof/>
                                <w:szCs w:val="24"/>
                              </w:rPr>
                              <w:drawing>
                                <wp:inline distT="0" distB="0" distL="0" distR="0" wp14:anchorId="3090C7E9" wp14:editId="3D5206CB">
                                  <wp:extent cx="2943860" cy="657860"/>
                                  <wp:effectExtent l="0" t="0" r="8890" b="8890"/>
                                  <wp:docPr id="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860" cy="6578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71.6pt;margin-top:42.3pt;width:257.05pt;height:6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" strokecolor="gray">
                <v:stroke dashstyle="dash"/>
                <v:textbox>
                  <w:txbxContent>
                    <w:p w:rsidR="00E7589C" w:rsidRDefault="00E7589C">
                      <w:pPr>
                        <w:rPr>
                          <w:rFonts w:hint="eastAsia"/>
                          <w:sz w:val="52"/>
                        </w:rPr>
                      </w:pPr>
                      <w:r>
                        <w:rPr>
                          <w:rFonts w:ascii="宋体" w:hAnsi="宋体" w:cs="宋体"/>
                          <w:noProof/>
                          <w:szCs w:val="24"/>
                        </w:rPr>
                        <w:drawing>
                          <wp:inline distT="0" distB="0" distL="0" distR="0" wp14:anchorId="3090C7E9" wp14:editId="3D5206CB">
                            <wp:extent cx="2943860" cy="657860"/>
                            <wp:effectExtent l="0" t="0" r="8890" b="8890"/>
                            <wp:docPr id="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860" cy="657860"/>
                                    </a:xfrm>
                                    <a:prstGeom prst="rect">
                                      <a:avLst/>
                                    </a:prstGeom>
                                    <a:noFill/>
                                    <a:ln>
                                      <a:noFill/>
                                    </a:ln>
                                  </pic:spPr>
                                </pic:pic>
                              </a:graphicData>
                            </a:graphic>
                          </wp:inline>
                        </w:drawing>
                      </w:r>
                    </w:p>
                  </w:txbxContent>
                </v:textbox>
              </v:shape>
            </w:pict>
          </mc:Fallback>
        </mc:AlternateContent>
      </w:r>
    </w:p>
    <w:bookmarkStart w:id="10" w:name="_GoBack"/>
    <w:bookmarkEnd w:id="10"/>
    <w:p w:rsidR="00E7589C" w:rsidRDefault="00EF2F44">
      <w:pPr>
        <w:pStyle w:val="10"/>
        <w:rPr>
          <w:rFonts w:asciiTheme="minorHAnsi" w:eastAsiaTheme="minorEastAsia" w:hAnsiTheme="minorHAnsi" w:cstheme="minorBidi"/>
          <w:b w:val="0"/>
          <w:caps w:val="0"/>
          <w:noProof/>
          <w:sz w:val="21"/>
          <w:szCs w:val="22"/>
        </w:rPr>
      </w:pPr>
      <w:r w:rsidRPr="00341817">
        <w:rPr>
          <w:rFonts w:asciiTheme="minorEastAsia" w:eastAsiaTheme="minorEastAsia" w:hAnsiTheme="minorEastAsia" w:hint="eastAsia"/>
        </w:rPr>
        <w:lastRenderedPageBreak/>
        <w:fldChar w:fldCharType="begin"/>
      </w:r>
      <w:r w:rsidRPr="00341817">
        <w:rPr>
          <w:rFonts w:asciiTheme="minorEastAsia" w:eastAsiaTheme="minorEastAsia" w:hAnsiTheme="minorEastAsia" w:hint="eastAsia"/>
        </w:rPr>
        <w:instrText xml:space="preserve">TOC \o "1-3" \h \z \u </w:instrText>
      </w:r>
      <w:r w:rsidRPr="00341817">
        <w:rPr>
          <w:rFonts w:asciiTheme="minorEastAsia" w:eastAsiaTheme="minorEastAsia" w:hAnsiTheme="minorEastAsia" w:hint="eastAsia"/>
        </w:rPr>
        <w:fldChar w:fldCharType="separate"/>
      </w:r>
      <w:hyperlink w:anchor="_Toc416037759" w:history="1">
        <w:r w:rsidR="00E7589C" w:rsidRPr="00EE1F60">
          <w:rPr>
            <w:rStyle w:val="a4"/>
            <w:rFonts w:asciiTheme="minorEastAsia" w:hAnsiTheme="minorEastAsia"/>
            <w:noProof/>
          </w:rPr>
          <w:t>1.</w:t>
        </w:r>
        <w:r w:rsidR="00E7589C" w:rsidRPr="00EE1F60">
          <w:rPr>
            <w:rStyle w:val="a4"/>
            <w:rFonts w:asciiTheme="minorEastAsia" w:hAnsiTheme="minorEastAsia" w:hint="eastAsia"/>
            <w:noProof/>
          </w:rPr>
          <w:t>摘要</w:t>
        </w:r>
        <w:r w:rsidR="00E7589C">
          <w:rPr>
            <w:noProof/>
            <w:webHidden/>
          </w:rPr>
          <w:tab/>
        </w:r>
        <w:r w:rsidR="00E7589C">
          <w:rPr>
            <w:noProof/>
            <w:webHidden/>
          </w:rPr>
          <w:fldChar w:fldCharType="begin"/>
        </w:r>
        <w:r w:rsidR="00E7589C">
          <w:rPr>
            <w:noProof/>
            <w:webHidden/>
          </w:rPr>
          <w:instrText xml:space="preserve"> PAGEREF _Toc416037759 \h </w:instrText>
        </w:r>
        <w:r w:rsidR="00E7589C">
          <w:rPr>
            <w:noProof/>
            <w:webHidden/>
          </w:rPr>
        </w:r>
        <w:r w:rsidR="00E7589C">
          <w:rPr>
            <w:noProof/>
            <w:webHidden/>
          </w:rPr>
          <w:fldChar w:fldCharType="separate"/>
        </w:r>
        <w:r w:rsidR="00E7589C">
          <w:rPr>
            <w:noProof/>
            <w:webHidden/>
          </w:rPr>
          <w:t>5</w:t>
        </w:r>
        <w:r w:rsidR="00E7589C">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760" w:history="1">
        <w:r w:rsidRPr="00EE1F60">
          <w:rPr>
            <w:rStyle w:val="a4"/>
            <w:rFonts w:asciiTheme="minorEastAsia" w:hAnsiTheme="minorEastAsia"/>
            <w:noProof/>
          </w:rPr>
          <w:t>2.</w:t>
        </w:r>
        <w:r w:rsidRPr="00EE1F60">
          <w:rPr>
            <w:rStyle w:val="a4"/>
            <w:rFonts w:asciiTheme="minorEastAsia" w:hAnsiTheme="minorEastAsia" w:hint="eastAsia"/>
            <w:noProof/>
          </w:rPr>
          <w:t>绪论</w:t>
        </w:r>
        <w:r>
          <w:rPr>
            <w:noProof/>
            <w:webHidden/>
          </w:rPr>
          <w:tab/>
        </w:r>
        <w:r>
          <w:rPr>
            <w:noProof/>
            <w:webHidden/>
          </w:rPr>
          <w:fldChar w:fldCharType="begin"/>
        </w:r>
        <w:r>
          <w:rPr>
            <w:noProof/>
            <w:webHidden/>
          </w:rPr>
          <w:instrText xml:space="preserve"> PAGEREF _Toc416037760 \h </w:instrText>
        </w:r>
        <w:r>
          <w:rPr>
            <w:noProof/>
            <w:webHidden/>
          </w:rPr>
        </w:r>
        <w:r>
          <w:rPr>
            <w:noProof/>
            <w:webHidden/>
          </w:rPr>
          <w:fldChar w:fldCharType="separate"/>
        </w:r>
        <w:r>
          <w:rPr>
            <w:noProof/>
            <w:webHidden/>
          </w:rPr>
          <w:t>5</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1" w:history="1">
        <w:r w:rsidRPr="00EE1F60">
          <w:rPr>
            <w:rStyle w:val="a4"/>
            <w:rFonts w:asciiTheme="minorEastAsia" w:hAnsiTheme="minorEastAsia"/>
            <w:noProof/>
          </w:rPr>
          <w:t>2.1</w:t>
        </w:r>
        <w:r w:rsidRPr="00EE1F60">
          <w:rPr>
            <w:rStyle w:val="a4"/>
            <w:rFonts w:asciiTheme="minorEastAsia" w:hAnsiTheme="minorEastAsia" w:hint="eastAsia"/>
            <w:noProof/>
          </w:rPr>
          <w:t>选题背景</w:t>
        </w:r>
        <w:r>
          <w:rPr>
            <w:noProof/>
            <w:webHidden/>
          </w:rPr>
          <w:tab/>
        </w:r>
        <w:r>
          <w:rPr>
            <w:noProof/>
            <w:webHidden/>
          </w:rPr>
          <w:fldChar w:fldCharType="begin"/>
        </w:r>
        <w:r>
          <w:rPr>
            <w:noProof/>
            <w:webHidden/>
          </w:rPr>
          <w:instrText xml:space="preserve"> PAGEREF _Toc416037761 \h </w:instrText>
        </w:r>
        <w:r>
          <w:rPr>
            <w:noProof/>
            <w:webHidden/>
          </w:rPr>
        </w:r>
        <w:r>
          <w:rPr>
            <w:noProof/>
            <w:webHidden/>
          </w:rPr>
          <w:fldChar w:fldCharType="separate"/>
        </w:r>
        <w:r>
          <w:rPr>
            <w:noProof/>
            <w:webHidden/>
          </w:rPr>
          <w:t>5</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2" w:history="1">
        <w:r w:rsidRPr="00EE1F60">
          <w:rPr>
            <w:rStyle w:val="a4"/>
            <w:rFonts w:asciiTheme="minorEastAsia" w:hAnsiTheme="minorEastAsia"/>
            <w:noProof/>
          </w:rPr>
          <w:t>2.2</w:t>
        </w:r>
        <w:r w:rsidRPr="00EE1F60">
          <w:rPr>
            <w:rStyle w:val="a4"/>
            <w:rFonts w:asciiTheme="minorEastAsia" w:hAnsiTheme="minorEastAsia" w:hint="eastAsia"/>
            <w:noProof/>
          </w:rPr>
          <w:t>国内外发展情况</w:t>
        </w:r>
        <w:r>
          <w:rPr>
            <w:noProof/>
            <w:webHidden/>
          </w:rPr>
          <w:tab/>
        </w:r>
        <w:r>
          <w:rPr>
            <w:noProof/>
            <w:webHidden/>
          </w:rPr>
          <w:fldChar w:fldCharType="begin"/>
        </w:r>
        <w:r>
          <w:rPr>
            <w:noProof/>
            <w:webHidden/>
          </w:rPr>
          <w:instrText xml:space="preserve"> PAGEREF _Toc416037762 \h </w:instrText>
        </w:r>
        <w:r>
          <w:rPr>
            <w:noProof/>
            <w:webHidden/>
          </w:rPr>
        </w:r>
        <w:r>
          <w:rPr>
            <w:noProof/>
            <w:webHidden/>
          </w:rPr>
          <w:fldChar w:fldCharType="separate"/>
        </w:r>
        <w:r>
          <w:rPr>
            <w:noProof/>
            <w:webHidden/>
          </w:rPr>
          <w:t>6</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3" w:history="1">
        <w:r w:rsidRPr="00EE1F60">
          <w:rPr>
            <w:rStyle w:val="a4"/>
            <w:rFonts w:asciiTheme="minorEastAsia" w:hAnsiTheme="minorEastAsia"/>
            <w:noProof/>
          </w:rPr>
          <w:t>2.3</w:t>
        </w:r>
        <w:r w:rsidRPr="00EE1F60">
          <w:rPr>
            <w:rStyle w:val="a4"/>
            <w:rFonts w:asciiTheme="minorEastAsia" w:hAnsiTheme="minorEastAsia" w:hint="eastAsia"/>
            <w:noProof/>
          </w:rPr>
          <w:t>研究意义</w:t>
        </w:r>
        <w:r>
          <w:rPr>
            <w:noProof/>
            <w:webHidden/>
          </w:rPr>
          <w:tab/>
        </w:r>
        <w:r>
          <w:rPr>
            <w:noProof/>
            <w:webHidden/>
          </w:rPr>
          <w:fldChar w:fldCharType="begin"/>
        </w:r>
        <w:r>
          <w:rPr>
            <w:noProof/>
            <w:webHidden/>
          </w:rPr>
          <w:instrText xml:space="preserve"> PAGEREF _Toc416037763 \h </w:instrText>
        </w:r>
        <w:r>
          <w:rPr>
            <w:noProof/>
            <w:webHidden/>
          </w:rPr>
        </w:r>
        <w:r>
          <w:rPr>
            <w:noProof/>
            <w:webHidden/>
          </w:rPr>
          <w:fldChar w:fldCharType="separate"/>
        </w:r>
        <w:r>
          <w:rPr>
            <w:noProof/>
            <w:webHidden/>
          </w:rPr>
          <w:t>8</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4" w:history="1">
        <w:r w:rsidRPr="00EE1F60">
          <w:rPr>
            <w:rStyle w:val="a4"/>
            <w:rFonts w:asciiTheme="minorEastAsia" w:hAnsiTheme="minorEastAsia"/>
            <w:noProof/>
          </w:rPr>
          <w:t>2.4</w:t>
        </w:r>
        <w:r w:rsidRPr="00EE1F60">
          <w:rPr>
            <w:rStyle w:val="a4"/>
            <w:rFonts w:asciiTheme="minorEastAsia" w:hAnsiTheme="minorEastAsia" w:hint="eastAsia"/>
            <w:noProof/>
          </w:rPr>
          <w:t>论文的组织结构</w:t>
        </w:r>
        <w:r>
          <w:rPr>
            <w:noProof/>
            <w:webHidden/>
          </w:rPr>
          <w:tab/>
        </w:r>
        <w:r>
          <w:rPr>
            <w:noProof/>
            <w:webHidden/>
          </w:rPr>
          <w:fldChar w:fldCharType="begin"/>
        </w:r>
        <w:r>
          <w:rPr>
            <w:noProof/>
            <w:webHidden/>
          </w:rPr>
          <w:instrText xml:space="preserve"> PAGEREF _Toc416037764 \h </w:instrText>
        </w:r>
        <w:r>
          <w:rPr>
            <w:noProof/>
            <w:webHidden/>
          </w:rPr>
        </w:r>
        <w:r>
          <w:rPr>
            <w:noProof/>
            <w:webHidden/>
          </w:rPr>
          <w:fldChar w:fldCharType="separate"/>
        </w:r>
        <w:r>
          <w:rPr>
            <w:noProof/>
            <w:webHidden/>
          </w:rPr>
          <w:t>8</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5" w:history="1">
        <w:r w:rsidRPr="00EE1F60">
          <w:rPr>
            <w:rStyle w:val="a4"/>
            <w:rFonts w:asciiTheme="minorEastAsia" w:hAnsiTheme="minorEastAsia"/>
            <w:noProof/>
          </w:rPr>
          <w:t>2.5</w:t>
        </w:r>
        <w:r w:rsidRPr="00EE1F60">
          <w:rPr>
            <w:rStyle w:val="a4"/>
            <w:rFonts w:asciiTheme="minorEastAsia" w:hAnsiTheme="minorEastAsia" w:hint="eastAsia"/>
            <w:noProof/>
          </w:rPr>
          <w:t>小结</w:t>
        </w:r>
        <w:r>
          <w:rPr>
            <w:noProof/>
            <w:webHidden/>
          </w:rPr>
          <w:tab/>
        </w:r>
        <w:r>
          <w:rPr>
            <w:noProof/>
            <w:webHidden/>
          </w:rPr>
          <w:fldChar w:fldCharType="begin"/>
        </w:r>
        <w:r>
          <w:rPr>
            <w:noProof/>
            <w:webHidden/>
          </w:rPr>
          <w:instrText xml:space="preserve"> PAGEREF _Toc416037765 \h </w:instrText>
        </w:r>
        <w:r>
          <w:rPr>
            <w:noProof/>
            <w:webHidden/>
          </w:rPr>
        </w:r>
        <w:r>
          <w:rPr>
            <w:noProof/>
            <w:webHidden/>
          </w:rPr>
          <w:fldChar w:fldCharType="separate"/>
        </w:r>
        <w:r>
          <w:rPr>
            <w:noProof/>
            <w:webHidden/>
          </w:rPr>
          <w:t>8</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766" w:history="1">
        <w:r w:rsidRPr="00EE1F60">
          <w:rPr>
            <w:rStyle w:val="a4"/>
            <w:rFonts w:asciiTheme="minorEastAsia" w:hAnsiTheme="minorEastAsia"/>
            <w:noProof/>
          </w:rPr>
          <w:t>3</w:t>
        </w:r>
        <w:r w:rsidRPr="00EE1F60">
          <w:rPr>
            <w:rStyle w:val="a4"/>
            <w:rFonts w:asciiTheme="minorEastAsia" w:hAnsiTheme="minorEastAsia" w:hint="eastAsia"/>
            <w:noProof/>
          </w:rPr>
          <w:t>系统需求分析</w:t>
        </w:r>
        <w:r>
          <w:rPr>
            <w:noProof/>
            <w:webHidden/>
          </w:rPr>
          <w:tab/>
        </w:r>
        <w:r>
          <w:rPr>
            <w:noProof/>
            <w:webHidden/>
          </w:rPr>
          <w:fldChar w:fldCharType="begin"/>
        </w:r>
        <w:r>
          <w:rPr>
            <w:noProof/>
            <w:webHidden/>
          </w:rPr>
          <w:instrText xml:space="preserve"> PAGEREF _Toc416037766 \h </w:instrText>
        </w:r>
        <w:r>
          <w:rPr>
            <w:noProof/>
            <w:webHidden/>
          </w:rPr>
        </w:r>
        <w:r>
          <w:rPr>
            <w:noProof/>
            <w:webHidden/>
          </w:rPr>
          <w:fldChar w:fldCharType="separate"/>
        </w:r>
        <w:r>
          <w:rPr>
            <w:noProof/>
            <w:webHidden/>
          </w:rPr>
          <w:t>9</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7" w:history="1">
        <w:r w:rsidRPr="00EE1F60">
          <w:rPr>
            <w:rStyle w:val="a4"/>
            <w:rFonts w:asciiTheme="minorEastAsia" w:hAnsiTheme="minorEastAsia"/>
            <w:noProof/>
          </w:rPr>
          <w:t>3.1</w:t>
        </w:r>
        <w:r w:rsidRPr="00EE1F60">
          <w:rPr>
            <w:rStyle w:val="a4"/>
            <w:rFonts w:asciiTheme="minorEastAsia" w:hAnsiTheme="minorEastAsia" w:hint="eastAsia"/>
            <w:noProof/>
          </w:rPr>
          <w:t>系统总体目标</w:t>
        </w:r>
        <w:r>
          <w:rPr>
            <w:noProof/>
            <w:webHidden/>
          </w:rPr>
          <w:tab/>
        </w:r>
        <w:r>
          <w:rPr>
            <w:noProof/>
            <w:webHidden/>
          </w:rPr>
          <w:fldChar w:fldCharType="begin"/>
        </w:r>
        <w:r>
          <w:rPr>
            <w:noProof/>
            <w:webHidden/>
          </w:rPr>
          <w:instrText xml:space="preserve"> PAGEREF _Toc416037767 \h </w:instrText>
        </w:r>
        <w:r>
          <w:rPr>
            <w:noProof/>
            <w:webHidden/>
          </w:rPr>
        </w:r>
        <w:r>
          <w:rPr>
            <w:noProof/>
            <w:webHidden/>
          </w:rPr>
          <w:fldChar w:fldCharType="separate"/>
        </w:r>
        <w:r>
          <w:rPr>
            <w:noProof/>
            <w:webHidden/>
          </w:rPr>
          <w:t>9</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8" w:history="1">
        <w:r w:rsidRPr="00EE1F60">
          <w:rPr>
            <w:rStyle w:val="a4"/>
            <w:rFonts w:asciiTheme="minorEastAsia" w:hAnsiTheme="minorEastAsia"/>
            <w:noProof/>
          </w:rPr>
          <w:t>3.2</w:t>
        </w:r>
        <w:r w:rsidRPr="00EE1F60">
          <w:rPr>
            <w:rStyle w:val="a4"/>
            <w:rFonts w:asciiTheme="minorEastAsia" w:hAnsiTheme="minorEastAsia" w:hint="eastAsia"/>
            <w:noProof/>
          </w:rPr>
          <w:t>功能需求</w:t>
        </w:r>
        <w:r>
          <w:rPr>
            <w:noProof/>
            <w:webHidden/>
          </w:rPr>
          <w:tab/>
        </w:r>
        <w:r>
          <w:rPr>
            <w:noProof/>
            <w:webHidden/>
          </w:rPr>
          <w:fldChar w:fldCharType="begin"/>
        </w:r>
        <w:r>
          <w:rPr>
            <w:noProof/>
            <w:webHidden/>
          </w:rPr>
          <w:instrText xml:space="preserve"> PAGEREF _Toc416037768 \h </w:instrText>
        </w:r>
        <w:r>
          <w:rPr>
            <w:noProof/>
            <w:webHidden/>
          </w:rPr>
        </w:r>
        <w:r>
          <w:rPr>
            <w:noProof/>
            <w:webHidden/>
          </w:rPr>
          <w:fldChar w:fldCharType="separate"/>
        </w:r>
        <w:r>
          <w:rPr>
            <w:noProof/>
            <w:webHidden/>
          </w:rPr>
          <w:t>9</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69" w:history="1">
        <w:r w:rsidRPr="00EE1F60">
          <w:rPr>
            <w:rStyle w:val="a4"/>
            <w:rFonts w:asciiTheme="minorEastAsia" w:hAnsiTheme="minorEastAsia"/>
            <w:noProof/>
          </w:rPr>
          <w:t>3.3</w:t>
        </w:r>
        <w:r w:rsidRPr="00EE1F60">
          <w:rPr>
            <w:rStyle w:val="a4"/>
            <w:rFonts w:asciiTheme="minorEastAsia" w:hAnsiTheme="minorEastAsia" w:hint="eastAsia"/>
            <w:noProof/>
          </w:rPr>
          <w:t>性能需求</w:t>
        </w:r>
        <w:r>
          <w:rPr>
            <w:noProof/>
            <w:webHidden/>
          </w:rPr>
          <w:tab/>
        </w:r>
        <w:r>
          <w:rPr>
            <w:noProof/>
            <w:webHidden/>
          </w:rPr>
          <w:fldChar w:fldCharType="begin"/>
        </w:r>
        <w:r>
          <w:rPr>
            <w:noProof/>
            <w:webHidden/>
          </w:rPr>
          <w:instrText xml:space="preserve"> PAGEREF _Toc416037769 \h </w:instrText>
        </w:r>
        <w:r>
          <w:rPr>
            <w:noProof/>
            <w:webHidden/>
          </w:rPr>
        </w:r>
        <w:r>
          <w:rPr>
            <w:noProof/>
            <w:webHidden/>
          </w:rPr>
          <w:fldChar w:fldCharType="separate"/>
        </w:r>
        <w:r>
          <w:rPr>
            <w:noProof/>
            <w:webHidden/>
          </w:rPr>
          <w:t>9</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0" w:history="1">
        <w:r w:rsidRPr="00EE1F60">
          <w:rPr>
            <w:rStyle w:val="a4"/>
            <w:rFonts w:asciiTheme="minorEastAsia" w:hAnsiTheme="minorEastAsia"/>
            <w:noProof/>
          </w:rPr>
          <w:t>3.3.1</w:t>
        </w:r>
        <w:r w:rsidRPr="00EE1F60">
          <w:rPr>
            <w:rStyle w:val="a4"/>
            <w:rFonts w:asciiTheme="minorEastAsia" w:hAnsiTheme="minorEastAsia" w:hint="eastAsia"/>
            <w:noProof/>
          </w:rPr>
          <w:t>数据精确度</w:t>
        </w:r>
        <w:r>
          <w:rPr>
            <w:noProof/>
            <w:webHidden/>
          </w:rPr>
          <w:tab/>
        </w:r>
        <w:r>
          <w:rPr>
            <w:noProof/>
            <w:webHidden/>
          </w:rPr>
          <w:fldChar w:fldCharType="begin"/>
        </w:r>
        <w:r>
          <w:rPr>
            <w:noProof/>
            <w:webHidden/>
          </w:rPr>
          <w:instrText xml:space="preserve"> PAGEREF _Toc416037770 \h </w:instrText>
        </w:r>
        <w:r>
          <w:rPr>
            <w:noProof/>
            <w:webHidden/>
          </w:rPr>
        </w:r>
        <w:r>
          <w:rPr>
            <w:noProof/>
            <w:webHidden/>
          </w:rPr>
          <w:fldChar w:fldCharType="separate"/>
        </w:r>
        <w:r>
          <w:rPr>
            <w:noProof/>
            <w:webHidden/>
          </w:rPr>
          <w:t>9</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1" w:history="1">
        <w:r w:rsidRPr="00EE1F60">
          <w:rPr>
            <w:rStyle w:val="a4"/>
            <w:rFonts w:asciiTheme="minorEastAsia" w:hAnsiTheme="minorEastAsia"/>
            <w:noProof/>
          </w:rPr>
          <w:t>3.3.2</w:t>
        </w:r>
        <w:r w:rsidRPr="00EE1F60">
          <w:rPr>
            <w:rStyle w:val="a4"/>
            <w:rFonts w:asciiTheme="minorEastAsia" w:hAnsiTheme="minorEastAsia" w:hint="eastAsia"/>
            <w:noProof/>
          </w:rPr>
          <w:t>页面设计</w:t>
        </w:r>
        <w:r>
          <w:rPr>
            <w:noProof/>
            <w:webHidden/>
          </w:rPr>
          <w:tab/>
        </w:r>
        <w:r>
          <w:rPr>
            <w:noProof/>
            <w:webHidden/>
          </w:rPr>
          <w:fldChar w:fldCharType="begin"/>
        </w:r>
        <w:r>
          <w:rPr>
            <w:noProof/>
            <w:webHidden/>
          </w:rPr>
          <w:instrText xml:space="preserve"> PAGEREF _Toc416037771 \h </w:instrText>
        </w:r>
        <w:r>
          <w:rPr>
            <w:noProof/>
            <w:webHidden/>
          </w:rPr>
        </w:r>
        <w:r>
          <w:rPr>
            <w:noProof/>
            <w:webHidden/>
          </w:rPr>
          <w:fldChar w:fldCharType="separate"/>
        </w:r>
        <w:r>
          <w:rPr>
            <w:noProof/>
            <w:webHidden/>
          </w:rPr>
          <w:t>9</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2" w:history="1">
        <w:r w:rsidRPr="00EE1F60">
          <w:rPr>
            <w:rStyle w:val="a4"/>
            <w:rFonts w:asciiTheme="minorEastAsia" w:hAnsiTheme="minorEastAsia"/>
            <w:noProof/>
          </w:rPr>
          <w:t>3.3.3</w:t>
        </w:r>
        <w:r w:rsidRPr="00EE1F60">
          <w:rPr>
            <w:rStyle w:val="a4"/>
            <w:rFonts w:asciiTheme="minorEastAsia" w:hAnsiTheme="minorEastAsia" w:hint="eastAsia"/>
            <w:noProof/>
          </w:rPr>
          <w:t>页面自适应性</w:t>
        </w:r>
        <w:r>
          <w:rPr>
            <w:noProof/>
            <w:webHidden/>
          </w:rPr>
          <w:tab/>
        </w:r>
        <w:r>
          <w:rPr>
            <w:noProof/>
            <w:webHidden/>
          </w:rPr>
          <w:fldChar w:fldCharType="begin"/>
        </w:r>
        <w:r>
          <w:rPr>
            <w:noProof/>
            <w:webHidden/>
          </w:rPr>
          <w:instrText xml:space="preserve"> PAGEREF _Toc416037772 \h </w:instrText>
        </w:r>
        <w:r>
          <w:rPr>
            <w:noProof/>
            <w:webHidden/>
          </w:rPr>
        </w:r>
        <w:r>
          <w:rPr>
            <w:noProof/>
            <w:webHidden/>
          </w:rPr>
          <w:fldChar w:fldCharType="separate"/>
        </w:r>
        <w:r>
          <w:rPr>
            <w:noProof/>
            <w:webHidden/>
          </w:rPr>
          <w:t>10</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73" w:history="1">
        <w:r w:rsidRPr="00EE1F60">
          <w:rPr>
            <w:rStyle w:val="a4"/>
            <w:rFonts w:asciiTheme="minorEastAsia" w:hAnsiTheme="minorEastAsia"/>
            <w:noProof/>
          </w:rPr>
          <w:t>3.4</w:t>
        </w:r>
        <w:r w:rsidRPr="00EE1F60">
          <w:rPr>
            <w:rStyle w:val="a4"/>
            <w:rFonts w:asciiTheme="minorEastAsia" w:hAnsiTheme="minorEastAsia" w:hint="eastAsia"/>
            <w:noProof/>
          </w:rPr>
          <w:t>：系统功能模块结构</w:t>
        </w:r>
        <w:r>
          <w:rPr>
            <w:noProof/>
            <w:webHidden/>
          </w:rPr>
          <w:tab/>
        </w:r>
        <w:r>
          <w:rPr>
            <w:noProof/>
            <w:webHidden/>
          </w:rPr>
          <w:fldChar w:fldCharType="begin"/>
        </w:r>
        <w:r>
          <w:rPr>
            <w:noProof/>
            <w:webHidden/>
          </w:rPr>
          <w:instrText xml:space="preserve"> PAGEREF _Toc416037773 \h </w:instrText>
        </w:r>
        <w:r>
          <w:rPr>
            <w:noProof/>
            <w:webHidden/>
          </w:rPr>
        </w:r>
        <w:r>
          <w:rPr>
            <w:noProof/>
            <w:webHidden/>
          </w:rPr>
          <w:fldChar w:fldCharType="separate"/>
        </w:r>
        <w:r>
          <w:rPr>
            <w:noProof/>
            <w:webHidden/>
          </w:rPr>
          <w:t>10</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4" w:history="1">
        <w:r w:rsidRPr="00EE1F60">
          <w:rPr>
            <w:rStyle w:val="a4"/>
            <w:rFonts w:asciiTheme="minorEastAsia" w:hAnsiTheme="minorEastAsia"/>
            <w:noProof/>
          </w:rPr>
          <w:t>3.4.1</w:t>
        </w:r>
        <w:r w:rsidRPr="00EE1F60">
          <w:rPr>
            <w:rStyle w:val="a4"/>
            <w:rFonts w:asciiTheme="minorEastAsia" w:hAnsiTheme="minorEastAsia" w:hint="eastAsia"/>
            <w:noProof/>
          </w:rPr>
          <w:t>功能结构图</w:t>
        </w:r>
        <w:r>
          <w:rPr>
            <w:noProof/>
            <w:webHidden/>
          </w:rPr>
          <w:tab/>
        </w:r>
        <w:r>
          <w:rPr>
            <w:noProof/>
            <w:webHidden/>
          </w:rPr>
          <w:fldChar w:fldCharType="begin"/>
        </w:r>
        <w:r>
          <w:rPr>
            <w:noProof/>
            <w:webHidden/>
          </w:rPr>
          <w:instrText xml:space="preserve"> PAGEREF _Toc416037774 \h </w:instrText>
        </w:r>
        <w:r>
          <w:rPr>
            <w:noProof/>
            <w:webHidden/>
          </w:rPr>
        </w:r>
        <w:r>
          <w:rPr>
            <w:noProof/>
            <w:webHidden/>
          </w:rPr>
          <w:fldChar w:fldCharType="separate"/>
        </w:r>
        <w:r>
          <w:rPr>
            <w:noProof/>
            <w:webHidden/>
          </w:rPr>
          <w:t>10</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5" w:history="1">
        <w:r w:rsidRPr="00EE1F60">
          <w:rPr>
            <w:rStyle w:val="a4"/>
            <w:rFonts w:asciiTheme="minorEastAsia" w:hAnsiTheme="minorEastAsia"/>
            <w:noProof/>
          </w:rPr>
          <w:t>3.4.2</w:t>
        </w:r>
        <w:r w:rsidRPr="00EE1F60">
          <w:rPr>
            <w:rStyle w:val="a4"/>
            <w:rFonts w:asciiTheme="minorEastAsia" w:hAnsiTheme="minorEastAsia" w:hint="eastAsia"/>
            <w:noProof/>
          </w:rPr>
          <w:t>后台管理系统</w:t>
        </w:r>
        <w:r>
          <w:rPr>
            <w:noProof/>
            <w:webHidden/>
          </w:rPr>
          <w:tab/>
        </w:r>
        <w:r>
          <w:rPr>
            <w:noProof/>
            <w:webHidden/>
          </w:rPr>
          <w:fldChar w:fldCharType="begin"/>
        </w:r>
        <w:r>
          <w:rPr>
            <w:noProof/>
            <w:webHidden/>
          </w:rPr>
          <w:instrText xml:space="preserve"> PAGEREF _Toc416037775 \h </w:instrText>
        </w:r>
        <w:r>
          <w:rPr>
            <w:noProof/>
            <w:webHidden/>
          </w:rPr>
        </w:r>
        <w:r>
          <w:rPr>
            <w:noProof/>
            <w:webHidden/>
          </w:rPr>
          <w:fldChar w:fldCharType="separate"/>
        </w:r>
        <w:r>
          <w:rPr>
            <w:noProof/>
            <w:webHidden/>
          </w:rPr>
          <w:t>10</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6" w:history="1">
        <w:r w:rsidRPr="00EE1F60">
          <w:rPr>
            <w:rStyle w:val="a4"/>
            <w:rFonts w:asciiTheme="minorEastAsia" w:hAnsiTheme="minorEastAsia"/>
            <w:noProof/>
          </w:rPr>
          <w:t>3.4.3</w:t>
        </w:r>
        <w:r w:rsidRPr="00EE1F60">
          <w:rPr>
            <w:rStyle w:val="a4"/>
            <w:rFonts w:asciiTheme="minorEastAsia" w:hAnsiTheme="minorEastAsia" w:hint="eastAsia"/>
            <w:noProof/>
          </w:rPr>
          <w:t>前台</w:t>
        </w:r>
        <w:r>
          <w:rPr>
            <w:noProof/>
            <w:webHidden/>
          </w:rPr>
          <w:tab/>
        </w:r>
        <w:r>
          <w:rPr>
            <w:noProof/>
            <w:webHidden/>
          </w:rPr>
          <w:fldChar w:fldCharType="begin"/>
        </w:r>
        <w:r>
          <w:rPr>
            <w:noProof/>
            <w:webHidden/>
          </w:rPr>
          <w:instrText xml:space="preserve"> PAGEREF _Toc416037776 \h </w:instrText>
        </w:r>
        <w:r>
          <w:rPr>
            <w:noProof/>
            <w:webHidden/>
          </w:rPr>
        </w:r>
        <w:r>
          <w:rPr>
            <w:noProof/>
            <w:webHidden/>
          </w:rPr>
          <w:fldChar w:fldCharType="separate"/>
        </w:r>
        <w:r>
          <w:rPr>
            <w:noProof/>
            <w:webHidden/>
          </w:rPr>
          <w:t>11</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7" w:history="1">
        <w:r w:rsidRPr="00EE1F60">
          <w:rPr>
            <w:rStyle w:val="a4"/>
            <w:rFonts w:asciiTheme="minorEastAsia" w:hAnsiTheme="minorEastAsia" w:hint="eastAsia"/>
            <w:noProof/>
          </w:rPr>
          <w:t>后台系统管理的模块设计（删除）</w:t>
        </w:r>
        <w:r>
          <w:rPr>
            <w:noProof/>
            <w:webHidden/>
          </w:rPr>
          <w:tab/>
        </w:r>
        <w:r>
          <w:rPr>
            <w:noProof/>
            <w:webHidden/>
          </w:rPr>
          <w:fldChar w:fldCharType="begin"/>
        </w:r>
        <w:r>
          <w:rPr>
            <w:noProof/>
            <w:webHidden/>
          </w:rPr>
          <w:instrText xml:space="preserve"> PAGEREF _Toc416037777 \h </w:instrText>
        </w:r>
        <w:r>
          <w:rPr>
            <w:noProof/>
            <w:webHidden/>
          </w:rPr>
        </w:r>
        <w:r>
          <w:rPr>
            <w:noProof/>
            <w:webHidden/>
          </w:rPr>
          <w:fldChar w:fldCharType="separate"/>
        </w:r>
        <w:r>
          <w:rPr>
            <w:noProof/>
            <w:webHidden/>
          </w:rPr>
          <w:t>12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78" w:history="1">
        <w:r w:rsidRPr="00EE1F60">
          <w:rPr>
            <w:rStyle w:val="a4"/>
            <w:rFonts w:asciiTheme="minorEastAsia" w:hAnsiTheme="minorEastAsia" w:hint="eastAsia"/>
            <w:noProof/>
          </w:rPr>
          <w:t>前台模块设计（删除）</w:t>
        </w:r>
        <w:r>
          <w:rPr>
            <w:noProof/>
            <w:webHidden/>
          </w:rPr>
          <w:tab/>
        </w:r>
        <w:r>
          <w:rPr>
            <w:noProof/>
            <w:webHidden/>
          </w:rPr>
          <w:fldChar w:fldCharType="begin"/>
        </w:r>
        <w:r>
          <w:rPr>
            <w:noProof/>
            <w:webHidden/>
          </w:rPr>
          <w:instrText xml:space="preserve"> PAGEREF _Toc416037778 \h </w:instrText>
        </w:r>
        <w:r>
          <w:rPr>
            <w:noProof/>
            <w:webHidden/>
          </w:rPr>
        </w:r>
        <w:r>
          <w:rPr>
            <w:noProof/>
            <w:webHidden/>
          </w:rPr>
          <w:fldChar w:fldCharType="separate"/>
        </w:r>
        <w:r>
          <w:rPr>
            <w:noProof/>
            <w:webHidden/>
          </w:rPr>
          <w:t>18</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79" w:history="1">
        <w:r w:rsidRPr="00EE1F60">
          <w:rPr>
            <w:rStyle w:val="a4"/>
            <w:rFonts w:asciiTheme="minorEastAsia" w:hAnsiTheme="minorEastAsia"/>
            <w:noProof/>
          </w:rPr>
          <w:t>3.5</w:t>
        </w:r>
        <w:r w:rsidRPr="00EE1F60">
          <w:rPr>
            <w:rStyle w:val="a4"/>
            <w:rFonts w:asciiTheme="minorEastAsia" w:hAnsiTheme="minorEastAsia" w:hint="eastAsia"/>
            <w:noProof/>
          </w:rPr>
          <w:t>数据需求（根据实体类来决定）</w:t>
        </w:r>
        <w:r>
          <w:rPr>
            <w:noProof/>
            <w:webHidden/>
          </w:rPr>
          <w:tab/>
        </w:r>
        <w:r>
          <w:rPr>
            <w:noProof/>
            <w:webHidden/>
          </w:rPr>
          <w:fldChar w:fldCharType="begin"/>
        </w:r>
        <w:r>
          <w:rPr>
            <w:noProof/>
            <w:webHidden/>
          </w:rPr>
          <w:instrText xml:space="preserve"> PAGEREF _Toc416037779 \h </w:instrText>
        </w:r>
        <w:r>
          <w:rPr>
            <w:noProof/>
            <w:webHidden/>
          </w:rPr>
        </w:r>
        <w:r>
          <w:rPr>
            <w:noProof/>
            <w:webHidden/>
          </w:rPr>
          <w:fldChar w:fldCharType="separate"/>
        </w:r>
        <w:r>
          <w:rPr>
            <w:noProof/>
            <w:webHidden/>
          </w:rPr>
          <w:t>21</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80" w:history="1">
        <w:r w:rsidRPr="00EE1F60">
          <w:rPr>
            <w:rStyle w:val="a4"/>
            <w:rFonts w:asciiTheme="minorEastAsia" w:hAnsiTheme="minorEastAsia"/>
            <w:noProof/>
          </w:rPr>
          <w:t>3.5.1</w:t>
        </w:r>
        <w:r w:rsidRPr="00EE1F60">
          <w:rPr>
            <w:rStyle w:val="a4"/>
            <w:rFonts w:asciiTheme="minorEastAsia" w:hAnsiTheme="minorEastAsia" w:hint="eastAsia"/>
            <w:noProof/>
          </w:rPr>
          <w:t>用户信息</w:t>
        </w:r>
        <w:r>
          <w:rPr>
            <w:noProof/>
            <w:webHidden/>
          </w:rPr>
          <w:tab/>
        </w:r>
        <w:r>
          <w:rPr>
            <w:noProof/>
            <w:webHidden/>
          </w:rPr>
          <w:fldChar w:fldCharType="begin"/>
        </w:r>
        <w:r>
          <w:rPr>
            <w:noProof/>
            <w:webHidden/>
          </w:rPr>
          <w:instrText xml:space="preserve"> PAGEREF _Toc416037780 \h </w:instrText>
        </w:r>
        <w:r>
          <w:rPr>
            <w:noProof/>
            <w:webHidden/>
          </w:rPr>
        </w:r>
        <w:r>
          <w:rPr>
            <w:noProof/>
            <w:webHidden/>
          </w:rPr>
          <w:fldChar w:fldCharType="separate"/>
        </w:r>
        <w:r>
          <w:rPr>
            <w:noProof/>
            <w:webHidden/>
          </w:rPr>
          <w:t>21</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81" w:history="1">
        <w:r w:rsidRPr="00EE1F60">
          <w:rPr>
            <w:rStyle w:val="a4"/>
            <w:rFonts w:asciiTheme="minorEastAsia" w:hAnsiTheme="minorEastAsia"/>
            <w:noProof/>
          </w:rPr>
          <w:t>3.5.3</w:t>
        </w:r>
        <w:r w:rsidRPr="00EE1F60">
          <w:rPr>
            <w:rStyle w:val="a4"/>
            <w:rFonts w:asciiTheme="minorEastAsia" w:hAnsiTheme="minorEastAsia" w:hint="eastAsia"/>
            <w:noProof/>
          </w:rPr>
          <w:t>学校信息</w:t>
        </w:r>
        <w:r>
          <w:rPr>
            <w:noProof/>
            <w:webHidden/>
          </w:rPr>
          <w:tab/>
        </w:r>
        <w:r>
          <w:rPr>
            <w:noProof/>
            <w:webHidden/>
          </w:rPr>
          <w:fldChar w:fldCharType="begin"/>
        </w:r>
        <w:r>
          <w:rPr>
            <w:noProof/>
            <w:webHidden/>
          </w:rPr>
          <w:instrText xml:space="preserve"> PAGEREF _Toc416037781 \h </w:instrText>
        </w:r>
        <w:r>
          <w:rPr>
            <w:noProof/>
            <w:webHidden/>
          </w:rPr>
        </w:r>
        <w:r>
          <w:rPr>
            <w:noProof/>
            <w:webHidden/>
          </w:rPr>
          <w:fldChar w:fldCharType="separate"/>
        </w:r>
        <w:r>
          <w:rPr>
            <w:noProof/>
            <w:webHidden/>
          </w:rPr>
          <w:t>21</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82" w:history="1">
        <w:r w:rsidRPr="00EE1F60">
          <w:rPr>
            <w:rStyle w:val="a4"/>
            <w:rFonts w:asciiTheme="minorEastAsia" w:hAnsiTheme="minorEastAsia"/>
            <w:noProof/>
          </w:rPr>
          <w:t>3.5.3</w:t>
        </w:r>
        <w:r w:rsidRPr="00EE1F60">
          <w:rPr>
            <w:rStyle w:val="a4"/>
            <w:rFonts w:asciiTheme="minorEastAsia" w:hAnsiTheme="minorEastAsia" w:hint="eastAsia"/>
            <w:noProof/>
          </w:rPr>
          <w:t>地址信息</w:t>
        </w:r>
        <w:r>
          <w:rPr>
            <w:noProof/>
            <w:webHidden/>
          </w:rPr>
          <w:tab/>
        </w:r>
        <w:r>
          <w:rPr>
            <w:noProof/>
            <w:webHidden/>
          </w:rPr>
          <w:fldChar w:fldCharType="begin"/>
        </w:r>
        <w:r>
          <w:rPr>
            <w:noProof/>
            <w:webHidden/>
          </w:rPr>
          <w:instrText xml:space="preserve"> PAGEREF _Toc416037782 \h </w:instrText>
        </w:r>
        <w:r>
          <w:rPr>
            <w:noProof/>
            <w:webHidden/>
          </w:rPr>
        </w:r>
        <w:r>
          <w:rPr>
            <w:noProof/>
            <w:webHidden/>
          </w:rPr>
          <w:fldChar w:fldCharType="separate"/>
        </w:r>
        <w:r>
          <w:rPr>
            <w:noProof/>
            <w:webHidden/>
          </w:rPr>
          <w:t>21</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83" w:history="1">
        <w:r w:rsidRPr="00EE1F60">
          <w:rPr>
            <w:rStyle w:val="a4"/>
            <w:rFonts w:asciiTheme="minorEastAsia" w:hAnsiTheme="minorEastAsia"/>
            <w:noProof/>
          </w:rPr>
          <w:t>3.5.4</w:t>
        </w:r>
        <w:r w:rsidRPr="00EE1F60">
          <w:rPr>
            <w:rStyle w:val="a4"/>
            <w:rFonts w:asciiTheme="minorEastAsia" w:hAnsiTheme="minorEastAsia" w:hint="eastAsia"/>
            <w:noProof/>
          </w:rPr>
          <w:t>群组信息</w:t>
        </w:r>
        <w:r>
          <w:rPr>
            <w:noProof/>
            <w:webHidden/>
          </w:rPr>
          <w:tab/>
        </w:r>
        <w:r>
          <w:rPr>
            <w:noProof/>
            <w:webHidden/>
          </w:rPr>
          <w:fldChar w:fldCharType="begin"/>
        </w:r>
        <w:r>
          <w:rPr>
            <w:noProof/>
            <w:webHidden/>
          </w:rPr>
          <w:instrText xml:space="preserve"> PAGEREF _Toc416037783 \h </w:instrText>
        </w:r>
        <w:r>
          <w:rPr>
            <w:noProof/>
            <w:webHidden/>
          </w:rPr>
        </w:r>
        <w:r>
          <w:rPr>
            <w:noProof/>
            <w:webHidden/>
          </w:rPr>
          <w:fldChar w:fldCharType="separate"/>
        </w:r>
        <w:r>
          <w:rPr>
            <w:noProof/>
            <w:webHidden/>
          </w:rPr>
          <w:t>21</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84" w:history="1">
        <w:r w:rsidRPr="00EE1F60">
          <w:rPr>
            <w:rStyle w:val="a4"/>
            <w:rFonts w:asciiTheme="minorEastAsia" w:hAnsiTheme="minorEastAsia"/>
            <w:noProof/>
          </w:rPr>
          <w:t>3.5.5</w:t>
        </w:r>
        <w:r w:rsidRPr="00EE1F60">
          <w:rPr>
            <w:rStyle w:val="a4"/>
            <w:rFonts w:asciiTheme="minorEastAsia" w:hAnsiTheme="minorEastAsia" w:hint="eastAsia"/>
            <w:noProof/>
          </w:rPr>
          <w:t>帖子信息</w:t>
        </w:r>
        <w:r>
          <w:rPr>
            <w:noProof/>
            <w:webHidden/>
          </w:rPr>
          <w:tab/>
        </w:r>
        <w:r>
          <w:rPr>
            <w:noProof/>
            <w:webHidden/>
          </w:rPr>
          <w:fldChar w:fldCharType="begin"/>
        </w:r>
        <w:r>
          <w:rPr>
            <w:noProof/>
            <w:webHidden/>
          </w:rPr>
          <w:instrText xml:space="preserve"> PAGEREF _Toc416037784 \h </w:instrText>
        </w:r>
        <w:r>
          <w:rPr>
            <w:noProof/>
            <w:webHidden/>
          </w:rPr>
        </w:r>
        <w:r>
          <w:rPr>
            <w:noProof/>
            <w:webHidden/>
          </w:rPr>
          <w:fldChar w:fldCharType="separate"/>
        </w:r>
        <w:r>
          <w:rPr>
            <w:noProof/>
            <w:webHidden/>
          </w:rPr>
          <w:t>21</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85" w:history="1">
        <w:r w:rsidRPr="00EE1F60">
          <w:rPr>
            <w:rStyle w:val="a4"/>
            <w:rFonts w:asciiTheme="minorEastAsia" w:hAnsiTheme="minorEastAsia"/>
            <w:noProof/>
          </w:rPr>
          <w:t>3.7</w:t>
        </w:r>
        <w:r w:rsidRPr="00EE1F60">
          <w:rPr>
            <w:rStyle w:val="a4"/>
            <w:rFonts w:asciiTheme="minorEastAsia" w:hAnsiTheme="minorEastAsia" w:hint="eastAsia"/>
            <w:noProof/>
          </w:rPr>
          <w:t>小结</w:t>
        </w:r>
        <w:r>
          <w:rPr>
            <w:noProof/>
            <w:webHidden/>
          </w:rPr>
          <w:tab/>
        </w:r>
        <w:r>
          <w:rPr>
            <w:noProof/>
            <w:webHidden/>
          </w:rPr>
          <w:fldChar w:fldCharType="begin"/>
        </w:r>
        <w:r>
          <w:rPr>
            <w:noProof/>
            <w:webHidden/>
          </w:rPr>
          <w:instrText xml:space="preserve"> PAGEREF _Toc416037785 \h </w:instrText>
        </w:r>
        <w:r>
          <w:rPr>
            <w:noProof/>
            <w:webHidden/>
          </w:rPr>
        </w:r>
        <w:r>
          <w:rPr>
            <w:noProof/>
            <w:webHidden/>
          </w:rPr>
          <w:fldChar w:fldCharType="separate"/>
        </w:r>
        <w:r>
          <w:rPr>
            <w:noProof/>
            <w:webHidden/>
          </w:rPr>
          <w:t>22</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786" w:history="1">
        <w:r w:rsidRPr="00EE1F60">
          <w:rPr>
            <w:rStyle w:val="a4"/>
            <w:noProof/>
          </w:rPr>
          <w:t>4</w:t>
        </w:r>
        <w:r w:rsidRPr="00EE1F60">
          <w:rPr>
            <w:rStyle w:val="a4"/>
            <w:rFonts w:hint="eastAsia"/>
            <w:noProof/>
          </w:rPr>
          <w:t>数据库设计</w:t>
        </w:r>
        <w:r>
          <w:rPr>
            <w:noProof/>
            <w:webHidden/>
          </w:rPr>
          <w:tab/>
        </w:r>
        <w:r>
          <w:rPr>
            <w:noProof/>
            <w:webHidden/>
          </w:rPr>
          <w:fldChar w:fldCharType="begin"/>
        </w:r>
        <w:r>
          <w:rPr>
            <w:noProof/>
            <w:webHidden/>
          </w:rPr>
          <w:instrText xml:space="preserve"> PAGEREF _Toc416037786 \h </w:instrText>
        </w:r>
        <w:r>
          <w:rPr>
            <w:noProof/>
            <w:webHidden/>
          </w:rPr>
        </w:r>
        <w:r>
          <w:rPr>
            <w:noProof/>
            <w:webHidden/>
          </w:rPr>
          <w:fldChar w:fldCharType="separate"/>
        </w:r>
        <w:r>
          <w:rPr>
            <w:noProof/>
            <w:webHidden/>
          </w:rPr>
          <w:t>22</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87" w:history="1">
        <w:r w:rsidRPr="00EE1F60">
          <w:rPr>
            <w:rStyle w:val="a4"/>
            <w:rFonts w:asciiTheme="minorEastAsia" w:hAnsiTheme="minorEastAsia"/>
            <w:noProof/>
          </w:rPr>
          <w:t>4.1</w:t>
        </w:r>
        <w:r w:rsidRPr="00EE1F60">
          <w:rPr>
            <w:rStyle w:val="a4"/>
            <w:rFonts w:asciiTheme="minorEastAsia" w:hAnsiTheme="minorEastAsia" w:hint="eastAsia"/>
            <w:noProof/>
          </w:rPr>
          <w:t>数据库的概念</w:t>
        </w:r>
        <w:r>
          <w:rPr>
            <w:noProof/>
            <w:webHidden/>
          </w:rPr>
          <w:tab/>
        </w:r>
        <w:r>
          <w:rPr>
            <w:noProof/>
            <w:webHidden/>
          </w:rPr>
          <w:fldChar w:fldCharType="begin"/>
        </w:r>
        <w:r>
          <w:rPr>
            <w:noProof/>
            <w:webHidden/>
          </w:rPr>
          <w:instrText xml:space="preserve"> PAGEREF _Toc416037787 \h </w:instrText>
        </w:r>
        <w:r>
          <w:rPr>
            <w:noProof/>
            <w:webHidden/>
          </w:rPr>
        </w:r>
        <w:r>
          <w:rPr>
            <w:noProof/>
            <w:webHidden/>
          </w:rPr>
          <w:fldChar w:fldCharType="separate"/>
        </w:r>
        <w:r>
          <w:rPr>
            <w:noProof/>
            <w:webHidden/>
          </w:rPr>
          <w:t>22</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88" w:history="1">
        <w:r w:rsidRPr="00EE1F60">
          <w:rPr>
            <w:rStyle w:val="a4"/>
            <w:rFonts w:asciiTheme="minorEastAsia" w:hAnsiTheme="minorEastAsia"/>
            <w:noProof/>
          </w:rPr>
          <w:t>4.2</w:t>
        </w:r>
        <w:r w:rsidRPr="00EE1F60">
          <w:rPr>
            <w:rStyle w:val="a4"/>
            <w:rFonts w:asciiTheme="minorEastAsia" w:hAnsiTheme="minorEastAsia" w:hint="eastAsia"/>
            <w:noProof/>
          </w:rPr>
          <w:t>数据库的选择</w:t>
        </w:r>
        <w:r>
          <w:rPr>
            <w:noProof/>
            <w:webHidden/>
          </w:rPr>
          <w:tab/>
        </w:r>
        <w:r>
          <w:rPr>
            <w:noProof/>
            <w:webHidden/>
          </w:rPr>
          <w:fldChar w:fldCharType="begin"/>
        </w:r>
        <w:r>
          <w:rPr>
            <w:noProof/>
            <w:webHidden/>
          </w:rPr>
          <w:instrText xml:space="preserve"> PAGEREF _Toc416037788 \h </w:instrText>
        </w:r>
        <w:r>
          <w:rPr>
            <w:noProof/>
            <w:webHidden/>
          </w:rPr>
        </w:r>
        <w:r>
          <w:rPr>
            <w:noProof/>
            <w:webHidden/>
          </w:rPr>
          <w:fldChar w:fldCharType="separate"/>
        </w:r>
        <w:r>
          <w:rPr>
            <w:noProof/>
            <w:webHidden/>
          </w:rPr>
          <w:t>22</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89" w:history="1">
        <w:r w:rsidRPr="00EE1F60">
          <w:rPr>
            <w:rStyle w:val="a4"/>
            <w:rFonts w:asciiTheme="minorEastAsia" w:hAnsiTheme="minorEastAsia"/>
            <w:noProof/>
          </w:rPr>
          <w:t>4.3</w:t>
        </w:r>
        <w:r w:rsidRPr="00EE1F60">
          <w:rPr>
            <w:rStyle w:val="a4"/>
            <w:rFonts w:asciiTheme="minorEastAsia" w:hAnsiTheme="minorEastAsia" w:hint="eastAsia"/>
            <w:noProof/>
          </w:rPr>
          <w:t>数据库表的设计</w:t>
        </w:r>
        <w:r>
          <w:rPr>
            <w:noProof/>
            <w:webHidden/>
          </w:rPr>
          <w:tab/>
        </w:r>
        <w:r>
          <w:rPr>
            <w:noProof/>
            <w:webHidden/>
          </w:rPr>
          <w:fldChar w:fldCharType="begin"/>
        </w:r>
        <w:r>
          <w:rPr>
            <w:noProof/>
            <w:webHidden/>
          </w:rPr>
          <w:instrText xml:space="preserve"> PAGEREF _Toc416037789 \h </w:instrText>
        </w:r>
        <w:r>
          <w:rPr>
            <w:noProof/>
            <w:webHidden/>
          </w:rPr>
        </w:r>
        <w:r>
          <w:rPr>
            <w:noProof/>
            <w:webHidden/>
          </w:rPr>
          <w:fldChar w:fldCharType="separate"/>
        </w:r>
        <w:r>
          <w:rPr>
            <w:noProof/>
            <w:webHidden/>
          </w:rPr>
          <w:t>23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0" w:history="1">
        <w:r w:rsidRPr="00EE1F60">
          <w:rPr>
            <w:rStyle w:val="a4"/>
            <w:rFonts w:asciiTheme="minorEastAsia" w:hAnsiTheme="minorEastAsia"/>
            <w:noProof/>
          </w:rPr>
          <w:t>4.3.1</w:t>
        </w:r>
        <w:r w:rsidRPr="00EE1F60">
          <w:rPr>
            <w:rStyle w:val="a4"/>
            <w:rFonts w:asciiTheme="minorEastAsia" w:hAnsiTheme="minorEastAsia" w:hint="eastAsia"/>
            <w:noProof/>
          </w:rPr>
          <w:t>概念数据模型</w:t>
        </w:r>
        <w:r>
          <w:rPr>
            <w:noProof/>
            <w:webHidden/>
          </w:rPr>
          <w:tab/>
        </w:r>
        <w:r>
          <w:rPr>
            <w:noProof/>
            <w:webHidden/>
          </w:rPr>
          <w:fldChar w:fldCharType="begin"/>
        </w:r>
        <w:r>
          <w:rPr>
            <w:noProof/>
            <w:webHidden/>
          </w:rPr>
          <w:instrText xml:space="preserve"> PAGEREF _Toc416037790 \h </w:instrText>
        </w:r>
        <w:r>
          <w:rPr>
            <w:noProof/>
            <w:webHidden/>
          </w:rPr>
        </w:r>
        <w:r>
          <w:rPr>
            <w:noProof/>
            <w:webHidden/>
          </w:rPr>
          <w:fldChar w:fldCharType="separate"/>
        </w:r>
        <w:r>
          <w:rPr>
            <w:noProof/>
            <w:webHidden/>
          </w:rPr>
          <w:t>23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1" w:history="1">
        <w:r w:rsidRPr="00EE1F60">
          <w:rPr>
            <w:rStyle w:val="a4"/>
            <w:rFonts w:asciiTheme="minorEastAsia" w:hAnsiTheme="minorEastAsia"/>
            <w:noProof/>
          </w:rPr>
          <w:t>4.3.2</w:t>
        </w:r>
        <w:r w:rsidRPr="00EE1F60">
          <w:rPr>
            <w:rStyle w:val="a4"/>
            <w:rFonts w:asciiTheme="minorEastAsia" w:hAnsiTheme="minorEastAsia" w:hint="eastAsia"/>
            <w:noProof/>
          </w:rPr>
          <w:t>物理数据模型</w:t>
        </w:r>
        <w:r>
          <w:rPr>
            <w:noProof/>
            <w:webHidden/>
          </w:rPr>
          <w:tab/>
        </w:r>
        <w:r>
          <w:rPr>
            <w:noProof/>
            <w:webHidden/>
          </w:rPr>
          <w:fldChar w:fldCharType="begin"/>
        </w:r>
        <w:r>
          <w:rPr>
            <w:noProof/>
            <w:webHidden/>
          </w:rPr>
          <w:instrText xml:space="preserve"> PAGEREF _Toc416037791 \h </w:instrText>
        </w:r>
        <w:r>
          <w:rPr>
            <w:noProof/>
            <w:webHidden/>
          </w:rPr>
        </w:r>
        <w:r>
          <w:rPr>
            <w:noProof/>
            <w:webHidden/>
          </w:rPr>
          <w:fldChar w:fldCharType="separate"/>
        </w:r>
        <w:r>
          <w:rPr>
            <w:noProof/>
            <w:webHidden/>
          </w:rPr>
          <w:t>23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2" w:history="1">
        <w:r w:rsidRPr="00EE1F60">
          <w:rPr>
            <w:rStyle w:val="a4"/>
            <w:rFonts w:asciiTheme="minorEastAsia" w:hAnsiTheme="minorEastAsia"/>
            <w:noProof/>
          </w:rPr>
          <w:t>4.3.3</w:t>
        </w:r>
        <w:r w:rsidRPr="00EE1F60">
          <w:rPr>
            <w:rStyle w:val="a4"/>
            <w:rFonts w:asciiTheme="minorEastAsia" w:hAnsiTheme="minorEastAsia" w:hint="eastAsia"/>
            <w:noProof/>
          </w:rPr>
          <w:t>表格清单</w:t>
        </w:r>
        <w:r>
          <w:rPr>
            <w:noProof/>
            <w:webHidden/>
          </w:rPr>
          <w:tab/>
        </w:r>
        <w:r>
          <w:rPr>
            <w:noProof/>
            <w:webHidden/>
          </w:rPr>
          <w:fldChar w:fldCharType="begin"/>
        </w:r>
        <w:r>
          <w:rPr>
            <w:noProof/>
            <w:webHidden/>
          </w:rPr>
          <w:instrText xml:space="preserve"> PAGEREF _Toc416037792 \h </w:instrText>
        </w:r>
        <w:r>
          <w:rPr>
            <w:noProof/>
            <w:webHidden/>
          </w:rPr>
        </w:r>
        <w:r>
          <w:rPr>
            <w:noProof/>
            <w:webHidden/>
          </w:rPr>
          <w:fldChar w:fldCharType="separate"/>
        </w:r>
        <w:r>
          <w:rPr>
            <w:noProof/>
            <w:webHidden/>
          </w:rPr>
          <w:t>24</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793" w:history="1">
        <w:r w:rsidRPr="00EE1F60">
          <w:rPr>
            <w:rStyle w:val="a4"/>
            <w:rFonts w:asciiTheme="minorEastAsia" w:hAnsiTheme="minorEastAsia"/>
            <w:noProof/>
          </w:rPr>
          <w:t>5.</w:t>
        </w:r>
        <w:r w:rsidRPr="00EE1F60">
          <w:rPr>
            <w:rStyle w:val="a4"/>
            <w:rFonts w:asciiTheme="minorEastAsia" w:hAnsiTheme="minorEastAsia" w:hint="eastAsia"/>
            <w:noProof/>
          </w:rPr>
          <w:t>系统开发要点</w:t>
        </w:r>
        <w:r>
          <w:rPr>
            <w:noProof/>
            <w:webHidden/>
          </w:rPr>
          <w:tab/>
        </w:r>
        <w:r>
          <w:rPr>
            <w:noProof/>
            <w:webHidden/>
          </w:rPr>
          <w:fldChar w:fldCharType="begin"/>
        </w:r>
        <w:r>
          <w:rPr>
            <w:noProof/>
            <w:webHidden/>
          </w:rPr>
          <w:instrText xml:space="preserve"> PAGEREF _Toc416037793 \h </w:instrText>
        </w:r>
        <w:r>
          <w:rPr>
            <w:noProof/>
            <w:webHidden/>
          </w:rPr>
        </w:r>
        <w:r>
          <w:rPr>
            <w:noProof/>
            <w:webHidden/>
          </w:rPr>
          <w:fldChar w:fldCharType="separate"/>
        </w:r>
        <w:r>
          <w:rPr>
            <w:noProof/>
            <w:webHidden/>
          </w:rPr>
          <w:t>24</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794" w:history="1">
        <w:r w:rsidRPr="00EE1F60">
          <w:rPr>
            <w:rStyle w:val="a4"/>
            <w:rFonts w:asciiTheme="minorEastAsia" w:hAnsiTheme="minorEastAsia"/>
            <w:noProof/>
          </w:rPr>
          <w:t>5.1</w:t>
        </w:r>
        <w:r w:rsidRPr="00EE1F60">
          <w:rPr>
            <w:rStyle w:val="a4"/>
            <w:rFonts w:asciiTheme="minorEastAsia" w:hAnsiTheme="minorEastAsia" w:hint="eastAsia"/>
            <w:noProof/>
          </w:rPr>
          <w:t>系统开发环境及开发工具的使用及介绍</w:t>
        </w:r>
        <w:r>
          <w:rPr>
            <w:noProof/>
            <w:webHidden/>
          </w:rPr>
          <w:tab/>
        </w:r>
        <w:r>
          <w:rPr>
            <w:noProof/>
            <w:webHidden/>
          </w:rPr>
          <w:fldChar w:fldCharType="begin"/>
        </w:r>
        <w:r>
          <w:rPr>
            <w:noProof/>
            <w:webHidden/>
          </w:rPr>
          <w:instrText xml:space="preserve"> PAGEREF _Toc416037794 \h </w:instrText>
        </w:r>
        <w:r>
          <w:rPr>
            <w:noProof/>
            <w:webHidden/>
          </w:rPr>
        </w:r>
        <w:r>
          <w:rPr>
            <w:noProof/>
            <w:webHidden/>
          </w:rPr>
          <w:fldChar w:fldCharType="separate"/>
        </w:r>
        <w:r>
          <w:rPr>
            <w:noProof/>
            <w:webHidden/>
          </w:rPr>
          <w:t>24</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5" w:history="1">
        <w:r w:rsidRPr="00EE1F60">
          <w:rPr>
            <w:rStyle w:val="a4"/>
            <w:rFonts w:asciiTheme="minorEastAsia" w:hAnsiTheme="minorEastAsia"/>
            <w:noProof/>
          </w:rPr>
          <w:t>5.1.1eclipse</w:t>
        </w:r>
        <w:r>
          <w:rPr>
            <w:noProof/>
            <w:webHidden/>
          </w:rPr>
          <w:tab/>
        </w:r>
        <w:r>
          <w:rPr>
            <w:noProof/>
            <w:webHidden/>
          </w:rPr>
          <w:fldChar w:fldCharType="begin"/>
        </w:r>
        <w:r>
          <w:rPr>
            <w:noProof/>
            <w:webHidden/>
          </w:rPr>
          <w:instrText xml:space="preserve"> PAGEREF _Toc416037795 \h </w:instrText>
        </w:r>
        <w:r>
          <w:rPr>
            <w:noProof/>
            <w:webHidden/>
          </w:rPr>
        </w:r>
        <w:r>
          <w:rPr>
            <w:noProof/>
            <w:webHidden/>
          </w:rPr>
          <w:fldChar w:fldCharType="separate"/>
        </w:r>
        <w:r>
          <w:rPr>
            <w:noProof/>
            <w:webHidden/>
          </w:rPr>
          <w:t>24</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6" w:history="1">
        <w:r w:rsidRPr="00EE1F60">
          <w:rPr>
            <w:rStyle w:val="a4"/>
            <w:rFonts w:asciiTheme="minorEastAsia" w:hAnsiTheme="minorEastAsia"/>
            <w:noProof/>
          </w:rPr>
          <w:t>5.1.2mysql</w:t>
        </w:r>
        <w:r>
          <w:rPr>
            <w:noProof/>
            <w:webHidden/>
          </w:rPr>
          <w:tab/>
        </w:r>
        <w:r>
          <w:rPr>
            <w:noProof/>
            <w:webHidden/>
          </w:rPr>
          <w:fldChar w:fldCharType="begin"/>
        </w:r>
        <w:r>
          <w:rPr>
            <w:noProof/>
            <w:webHidden/>
          </w:rPr>
          <w:instrText xml:space="preserve"> PAGEREF _Toc416037796 \h </w:instrText>
        </w:r>
        <w:r>
          <w:rPr>
            <w:noProof/>
            <w:webHidden/>
          </w:rPr>
        </w:r>
        <w:r>
          <w:rPr>
            <w:noProof/>
            <w:webHidden/>
          </w:rPr>
          <w:fldChar w:fldCharType="separate"/>
        </w:r>
        <w:r>
          <w:rPr>
            <w:noProof/>
            <w:webHidden/>
          </w:rPr>
          <w:t>24</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7" w:history="1">
        <w:r w:rsidRPr="00EE1F60">
          <w:rPr>
            <w:rStyle w:val="a4"/>
            <w:rFonts w:asciiTheme="minorEastAsia" w:hAnsiTheme="minorEastAsia"/>
            <w:noProof/>
          </w:rPr>
          <w:t>5.1.3SVN</w:t>
        </w:r>
        <w:r>
          <w:rPr>
            <w:noProof/>
            <w:webHidden/>
          </w:rPr>
          <w:tab/>
        </w:r>
        <w:r>
          <w:rPr>
            <w:noProof/>
            <w:webHidden/>
          </w:rPr>
          <w:fldChar w:fldCharType="begin"/>
        </w:r>
        <w:r>
          <w:rPr>
            <w:noProof/>
            <w:webHidden/>
          </w:rPr>
          <w:instrText xml:space="preserve"> PAGEREF _Toc416037797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8" w:history="1">
        <w:r w:rsidRPr="00EE1F60">
          <w:rPr>
            <w:rStyle w:val="a4"/>
            <w:rFonts w:asciiTheme="minorEastAsia" w:hAnsiTheme="minorEastAsia"/>
            <w:noProof/>
          </w:rPr>
          <w:t>5.1.4Maven</w:t>
        </w:r>
        <w:r>
          <w:rPr>
            <w:noProof/>
            <w:webHidden/>
          </w:rPr>
          <w:tab/>
        </w:r>
        <w:r>
          <w:rPr>
            <w:noProof/>
            <w:webHidden/>
          </w:rPr>
          <w:fldChar w:fldCharType="begin"/>
        </w:r>
        <w:r>
          <w:rPr>
            <w:noProof/>
            <w:webHidden/>
          </w:rPr>
          <w:instrText xml:space="preserve"> PAGEREF _Toc416037798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799" w:history="1">
        <w:r w:rsidRPr="00EE1F60">
          <w:rPr>
            <w:rStyle w:val="a4"/>
            <w:rFonts w:asciiTheme="minorEastAsia" w:hAnsiTheme="minorEastAsia"/>
            <w:noProof/>
          </w:rPr>
          <w:t>5.1.5JDk1.7</w:t>
        </w:r>
        <w:r w:rsidRPr="00EE1F60">
          <w:rPr>
            <w:rStyle w:val="a4"/>
            <w:rFonts w:asciiTheme="minorEastAsia" w:hAnsiTheme="minorEastAsia" w:hint="eastAsia"/>
            <w:noProof/>
          </w:rPr>
          <w:t>以上</w:t>
        </w:r>
        <w:r>
          <w:rPr>
            <w:noProof/>
            <w:webHidden/>
          </w:rPr>
          <w:tab/>
        </w:r>
        <w:r>
          <w:rPr>
            <w:noProof/>
            <w:webHidden/>
          </w:rPr>
          <w:fldChar w:fldCharType="begin"/>
        </w:r>
        <w:r>
          <w:rPr>
            <w:noProof/>
            <w:webHidden/>
          </w:rPr>
          <w:instrText xml:space="preserve"> PAGEREF _Toc416037799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0" w:history="1">
        <w:r w:rsidRPr="00EE1F60">
          <w:rPr>
            <w:rStyle w:val="a4"/>
            <w:rFonts w:asciiTheme="minorEastAsia" w:hAnsiTheme="minorEastAsia"/>
            <w:noProof/>
          </w:rPr>
          <w:t>5.1.6tomcat7.0</w:t>
        </w:r>
        <w:r w:rsidRPr="00EE1F60">
          <w:rPr>
            <w:rStyle w:val="a4"/>
            <w:rFonts w:asciiTheme="minorEastAsia" w:hAnsiTheme="minorEastAsia" w:hint="eastAsia"/>
            <w:noProof/>
          </w:rPr>
          <w:t>以上</w:t>
        </w:r>
        <w:r>
          <w:rPr>
            <w:noProof/>
            <w:webHidden/>
          </w:rPr>
          <w:tab/>
        </w:r>
        <w:r>
          <w:rPr>
            <w:noProof/>
            <w:webHidden/>
          </w:rPr>
          <w:fldChar w:fldCharType="begin"/>
        </w:r>
        <w:r>
          <w:rPr>
            <w:noProof/>
            <w:webHidden/>
          </w:rPr>
          <w:instrText xml:space="preserve"> PAGEREF _Toc416037800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801" w:history="1">
        <w:r w:rsidRPr="00EE1F60">
          <w:rPr>
            <w:rStyle w:val="a4"/>
            <w:rFonts w:asciiTheme="minorEastAsia" w:hAnsiTheme="minorEastAsia"/>
            <w:noProof/>
          </w:rPr>
          <w:t>5.2</w:t>
        </w:r>
        <w:r w:rsidRPr="00EE1F60">
          <w:rPr>
            <w:rStyle w:val="a4"/>
            <w:rFonts w:asciiTheme="minorEastAsia" w:hAnsiTheme="minorEastAsia" w:hint="eastAsia"/>
            <w:noProof/>
          </w:rPr>
          <w:t>系统开发相关技术</w:t>
        </w:r>
        <w:r>
          <w:rPr>
            <w:noProof/>
            <w:webHidden/>
          </w:rPr>
          <w:tab/>
        </w:r>
        <w:r>
          <w:rPr>
            <w:noProof/>
            <w:webHidden/>
          </w:rPr>
          <w:fldChar w:fldCharType="begin"/>
        </w:r>
        <w:r>
          <w:rPr>
            <w:noProof/>
            <w:webHidden/>
          </w:rPr>
          <w:instrText xml:space="preserve"> PAGEREF _Toc416037801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2" w:history="1">
        <w:r w:rsidRPr="00EE1F60">
          <w:rPr>
            <w:rStyle w:val="a4"/>
            <w:rFonts w:asciiTheme="minorEastAsia" w:hAnsiTheme="minorEastAsia"/>
            <w:noProof/>
          </w:rPr>
          <w:t>5.2.1Html</w:t>
        </w:r>
        <w:r>
          <w:rPr>
            <w:noProof/>
            <w:webHidden/>
          </w:rPr>
          <w:tab/>
        </w:r>
        <w:r>
          <w:rPr>
            <w:noProof/>
            <w:webHidden/>
          </w:rPr>
          <w:fldChar w:fldCharType="begin"/>
        </w:r>
        <w:r>
          <w:rPr>
            <w:noProof/>
            <w:webHidden/>
          </w:rPr>
          <w:instrText xml:space="preserve"> PAGEREF _Toc416037802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3" w:history="1">
        <w:r w:rsidRPr="00EE1F60">
          <w:rPr>
            <w:rStyle w:val="a4"/>
            <w:rFonts w:asciiTheme="minorEastAsia" w:hAnsiTheme="minorEastAsia"/>
            <w:noProof/>
          </w:rPr>
          <w:t>5.2.2Css</w:t>
        </w:r>
        <w:r>
          <w:rPr>
            <w:noProof/>
            <w:webHidden/>
          </w:rPr>
          <w:tab/>
        </w:r>
        <w:r>
          <w:rPr>
            <w:noProof/>
            <w:webHidden/>
          </w:rPr>
          <w:fldChar w:fldCharType="begin"/>
        </w:r>
        <w:r>
          <w:rPr>
            <w:noProof/>
            <w:webHidden/>
          </w:rPr>
          <w:instrText xml:space="preserve"> PAGEREF _Toc416037803 \h </w:instrText>
        </w:r>
        <w:r>
          <w:rPr>
            <w:noProof/>
            <w:webHidden/>
          </w:rPr>
        </w:r>
        <w:r>
          <w:rPr>
            <w:noProof/>
            <w:webHidden/>
          </w:rPr>
          <w:fldChar w:fldCharType="separate"/>
        </w:r>
        <w:r>
          <w:rPr>
            <w:noProof/>
            <w:webHidden/>
          </w:rPr>
          <w:t>25</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4" w:history="1">
        <w:r w:rsidRPr="00EE1F60">
          <w:rPr>
            <w:rStyle w:val="a4"/>
            <w:rFonts w:asciiTheme="minorEastAsia" w:hAnsiTheme="minorEastAsia"/>
            <w:noProof/>
          </w:rPr>
          <w:t>5.2.3javascript</w:t>
        </w:r>
        <w:r>
          <w:rPr>
            <w:noProof/>
            <w:webHidden/>
          </w:rPr>
          <w:tab/>
        </w:r>
        <w:r>
          <w:rPr>
            <w:noProof/>
            <w:webHidden/>
          </w:rPr>
          <w:fldChar w:fldCharType="begin"/>
        </w:r>
        <w:r>
          <w:rPr>
            <w:noProof/>
            <w:webHidden/>
          </w:rPr>
          <w:instrText xml:space="preserve"> PAGEREF _Toc416037804 \h </w:instrText>
        </w:r>
        <w:r>
          <w:rPr>
            <w:noProof/>
            <w:webHidden/>
          </w:rPr>
        </w:r>
        <w:r>
          <w:rPr>
            <w:noProof/>
            <w:webHidden/>
          </w:rPr>
          <w:fldChar w:fldCharType="separate"/>
        </w:r>
        <w:r>
          <w:rPr>
            <w:noProof/>
            <w:webHidden/>
          </w:rPr>
          <w:t>26</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5" w:history="1">
        <w:r w:rsidRPr="00EE1F60">
          <w:rPr>
            <w:rStyle w:val="a4"/>
            <w:rFonts w:asciiTheme="minorEastAsia" w:hAnsiTheme="minorEastAsia"/>
            <w:noProof/>
          </w:rPr>
          <w:t>5.2.4Servlet</w:t>
        </w:r>
        <w:r>
          <w:rPr>
            <w:noProof/>
            <w:webHidden/>
          </w:rPr>
          <w:tab/>
        </w:r>
        <w:r>
          <w:rPr>
            <w:noProof/>
            <w:webHidden/>
          </w:rPr>
          <w:fldChar w:fldCharType="begin"/>
        </w:r>
        <w:r>
          <w:rPr>
            <w:noProof/>
            <w:webHidden/>
          </w:rPr>
          <w:instrText xml:space="preserve"> PAGEREF _Toc416037805 \h </w:instrText>
        </w:r>
        <w:r>
          <w:rPr>
            <w:noProof/>
            <w:webHidden/>
          </w:rPr>
        </w:r>
        <w:r>
          <w:rPr>
            <w:noProof/>
            <w:webHidden/>
          </w:rPr>
          <w:fldChar w:fldCharType="separate"/>
        </w:r>
        <w:r>
          <w:rPr>
            <w:noProof/>
            <w:webHidden/>
          </w:rPr>
          <w:t>26</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6" w:history="1">
        <w:r w:rsidRPr="00EE1F60">
          <w:rPr>
            <w:rStyle w:val="a4"/>
            <w:rFonts w:asciiTheme="minorEastAsia" w:hAnsiTheme="minorEastAsia"/>
            <w:noProof/>
          </w:rPr>
          <w:t>5.2.5Jsp</w:t>
        </w:r>
        <w:r>
          <w:rPr>
            <w:noProof/>
            <w:webHidden/>
          </w:rPr>
          <w:tab/>
        </w:r>
        <w:r>
          <w:rPr>
            <w:noProof/>
            <w:webHidden/>
          </w:rPr>
          <w:fldChar w:fldCharType="begin"/>
        </w:r>
        <w:r>
          <w:rPr>
            <w:noProof/>
            <w:webHidden/>
          </w:rPr>
          <w:instrText xml:space="preserve"> PAGEREF _Toc416037806 \h </w:instrText>
        </w:r>
        <w:r>
          <w:rPr>
            <w:noProof/>
            <w:webHidden/>
          </w:rPr>
        </w:r>
        <w:r>
          <w:rPr>
            <w:noProof/>
            <w:webHidden/>
          </w:rPr>
          <w:fldChar w:fldCharType="separate"/>
        </w:r>
        <w:r>
          <w:rPr>
            <w:noProof/>
            <w:webHidden/>
          </w:rPr>
          <w:t>26</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7" w:history="1">
        <w:r w:rsidRPr="00EE1F60">
          <w:rPr>
            <w:rStyle w:val="a4"/>
            <w:rFonts w:asciiTheme="minorEastAsia" w:hAnsiTheme="minorEastAsia"/>
            <w:noProof/>
          </w:rPr>
          <w:t>5.2.6Mysql</w:t>
        </w:r>
        <w:r>
          <w:rPr>
            <w:noProof/>
            <w:webHidden/>
          </w:rPr>
          <w:tab/>
        </w:r>
        <w:r>
          <w:rPr>
            <w:noProof/>
            <w:webHidden/>
          </w:rPr>
          <w:fldChar w:fldCharType="begin"/>
        </w:r>
        <w:r>
          <w:rPr>
            <w:noProof/>
            <w:webHidden/>
          </w:rPr>
          <w:instrText xml:space="preserve"> PAGEREF _Toc416037807 \h </w:instrText>
        </w:r>
        <w:r>
          <w:rPr>
            <w:noProof/>
            <w:webHidden/>
          </w:rPr>
        </w:r>
        <w:r>
          <w:rPr>
            <w:noProof/>
            <w:webHidden/>
          </w:rPr>
          <w:fldChar w:fldCharType="separate"/>
        </w:r>
        <w:r>
          <w:rPr>
            <w:noProof/>
            <w:webHidden/>
          </w:rPr>
          <w:t>27</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8" w:history="1">
        <w:r w:rsidRPr="00EE1F60">
          <w:rPr>
            <w:rStyle w:val="a4"/>
            <w:rFonts w:asciiTheme="minorEastAsia" w:hAnsiTheme="minorEastAsia"/>
            <w:noProof/>
          </w:rPr>
          <w:t>5.2.7JQuery</w:t>
        </w:r>
        <w:r>
          <w:rPr>
            <w:noProof/>
            <w:webHidden/>
          </w:rPr>
          <w:tab/>
        </w:r>
        <w:r>
          <w:rPr>
            <w:noProof/>
            <w:webHidden/>
          </w:rPr>
          <w:fldChar w:fldCharType="begin"/>
        </w:r>
        <w:r>
          <w:rPr>
            <w:noProof/>
            <w:webHidden/>
          </w:rPr>
          <w:instrText xml:space="preserve"> PAGEREF _Toc416037808 \h </w:instrText>
        </w:r>
        <w:r>
          <w:rPr>
            <w:noProof/>
            <w:webHidden/>
          </w:rPr>
        </w:r>
        <w:r>
          <w:rPr>
            <w:noProof/>
            <w:webHidden/>
          </w:rPr>
          <w:fldChar w:fldCharType="separate"/>
        </w:r>
        <w:r>
          <w:rPr>
            <w:noProof/>
            <w:webHidden/>
          </w:rPr>
          <w:t>27</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09" w:history="1">
        <w:r w:rsidRPr="00EE1F60">
          <w:rPr>
            <w:rStyle w:val="a4"/>
            <w:rFonts w:asciiTheme="minorEastAsia" w:hAnsiTheme="minorEastAsia"/>
            <w:noProof/>
          </w:rPr>
          <w:t>5.2.8</w:t>
        </w:r>
        <w:r w:rsidRPr="00EE1F60">
          <w:rPr>
            <w:rStyle w:val="a4"/>
            <w:rFonts w:asciiTheme="minorEastAsia" w:hAnsiTheme="minorEastAsia" w:hint="eastAsia"/>
            <w:noProof/>
          </w:rPr>
          <w:t>：</w:t>
        </w:r>
        <w:r w:rsidRPr="00EE1F60">
          <w:rPr>
            <w:rStyle w:val="a4"/>
            <w:rFonts w:asciiTheme="minorEastAsia" w:hAnsiTheme="minorEastAsia"/>
            <w:noProof/>
          </w:rPr>
          <w:t>Bootstrap</w:t>
        </w:r>
        <w:r>
          <w:rPr>
            <w:noProof/>
            <w:webHidden/>
          </w:rPr>
          <w:tab/>
        </w:r>
        <w:r>
          <w:rPr>
            <w:noProof/>
            <w:webHidden/>
          </w:rPr>
          <w:fldChar w:fldCharType="begin"/>
        </w:r>
        <w:r>
          <w:rPr>
            <w:noProof/>
            <w:webHidden/>
          </w:rPr>
          <w:instrText xml:space="preserve"> PAGEREF _Toc416037809 \h </w:instrText>
        </w:r>
        <w:r>
          <w:rPr>
            <w:noProof/>
            <w:webHidden/>
          </w:rPr>
        </w:r>
        <w:r>
          <w:rPr>
            <w:noProof/>
            <w:webHidden/>
          </w:rPr>
          <w:fldChar w:fldCharType="separate"/>
        </w:r>
        <w:r>
          <w:rPr>
            <w:noProof/>
            <w:webHidden/>
          </w:rPr>
          <w:t>28</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0" w:history="1">
        <w:r w:rsidRPr="00EE1F60">
          <w:rPr>
            <w:rStyle w:val="a4"/>
            <w:rFonts w:asciiTheme="minorEastAsia" w:hAnsiTheme="minorEastAsia"/>
            <w:noProof/>
          </w:rPr>
          <w:t>5.2.9</w:t>
        </w:r>
        <w:r w:rsidRPr="00EE1F60">
          <w:rPr>
            <w:rStyle w:val="a4"/>
            <w:rFonts w:asciiTheme="minorEastAsia" w:hAnsiTheme="minorEastAsia" w:hint="eastAsia"/>
            <w:noProof/>
          </w:rPr>
          <w:t>：</w:t>
        </w:r>
        <w:r w:rsidRPr="00EE1F60">
          <w:rPr>
            <w:rStyle w:val="a4"/>
            <w:rFonts w:asciiTheme="minorEastAsia" w:hAnsiTheme="minorEastAsia"/>
            <w:noProof/>
          </w:rPr>
          <w:t>nutz</w:t>
        </w:r>
        <w:r>
          <w:rPr>
            <w:noProof/>
            <w:webHidden/>
          </w:rPr>
          <w:tab/>
        </w:r>
        <w:r>
          <w:rPr>
            <w:noProof/>
            <w:webHidden/>
          </w:rPr>
          <w:fldChar w:fldCharType="begin"/>
        </w:r>
        <w:r>
          <w:rPr>
            <w:noProof/>
            <w:webHidden/>
          </w:rPr>
          <w:instrText xml:space="preserve"> PAGEREF _Toc416037810 \h </w:instrText>
        </w:r>
        <w:r>
          <w:rPr>
            <w:noProof/>
            <w:webHidden/>
          </w:rPr>
        </w:r>
        <w:r>
          <w:rPr>
            <w:noProof/>
            <w:webHidden/>
          </w:rPr>
          <w:fldChar w:fldCharType="separate"/>
        </w:r>
        <w:r>
          <w:rPr>
            <w:noProof/>
            <w:webHidden/>
          </w:rPr>
          <w:t>28</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1" w:history="1">
        <w:r w:rsidRPr="00EE1F60">
          <w:rPr>
            <w:rStyle w:val="a4"/>
            <w:rFonts w:asciiTheme="minorEastAsia" w:hAnsiTheme="minorEastAsia"/>
            <w:noProof/>
          </w:rPr>
          <w:t>5.3</w:t>
        </w:r>
        <w:r w:rsidRPr="00EE1F60">
          <w:rPr>
            <w:rStyle w:val="a4"/>
            <w:rFonts w:asciiTheme="minorEastAsia" w:hAnsiTheme="minorEastAsia" w:hint="eastAsia"/>
            <w:noProof/>
          </w:rPr>
          <w:t>小结</w:t>
        </w:r>
        <w:r>
          <w:rPr>
            <w:noProof/>
            <w:webHidden/>
          </w:rPr>
          <w:tab/>
        </w:r>
        <w:r>
          <w:rPr>
            <w:noProof/>
            <w:webHidden/>
          </w:rPr>
          <w:fldChar w:fldCharType="begin"/>
        </w:r>
        <w:r>
          <w:rPr>
            <w:noProof/>
            <w:webHidden/>
          </w:rPr>
          <w:instrText xml:space="preserve"> PAGEREF _Toc416037811 \h </w:instrText>
        </w:r>
        <w:r>
          <w:rPr>
            <w:noProof/>
            <w:webHidden/>
          </w:rPr>
        </w:r>
        <w:r>
          <w:rPr>
            <w:noProof/>
            <w:webHidden/>
          </w:rPr>
          <w:fldChar w:fldCharType="separate"/>
        </w:r>
        <w:r>
          <w:rPr>
            <w:noProof/>
            <w:webHidden/>
          </w:rPr>
          <w:t>29</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812" w:history="1">
        <w:r w:rsidRPr="00EE1F60">
          <w:rPr>
            <w:rStyle w:val="a4"/>
            <w:noProof/>
          </w:rPr>
          <w:t>6</w:t>
        </w:r>
        <w:r w:rsidRPr="00EE1F60">
          <w:rPr>
            <w:rStyle w:val="a4"/>
            <w:rFonts w:hint="eastAsia"/>
            <w:noProof/>
          </w:rPr>
          <w:t>系统实现</w:t>
        </w:r>
        <w:r>
          <w:rPr>
            <w:noProof/>
            <w:webHidden/>
          </w:rPr>
          <w:tab/>
        </w:r>
        <w:r>
          <w:rPr>
            <w:noProof/>
            <w:webHidden/>
          </w:rPr>
          <w:fldChar w:fldCharType="begin"/>
        </w:r>
        <w:r>
          <w:rPr>
            <w:noProof/>
            <w:webHidden/>
          </w:rPr>
          <w:instrText xml:space="preserve"> PAGEREF _Toc416037812 \h </w:instrText>
        </w:r>
        <w:r>
          <w:rPr>
            <w:noProof/>
            <w:webHidden/>
          </w:rPr>
        </w:r>
        <w:r>
          <w:rPr>
            <w:noProof/>
            <w:webHidden/>
          </w:rPr>
          <w:fldChar w:fldCharType="separate"/>
        </w:r>
        <w:r>
          <w:rPr>
            <w:noProof/>
            <w:webHidden/>
          </w:rPr>
          <w:t>29</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813" w:history="1">
        <w:r w:rsidRPr="00EE1F60">
          <w:rPr>
            <w:rStyle w:val="a4"/>
            <w:noProof/>
          </w:rPr>
          <w:t>6.1</w:t>
        </w:r>
        <w:r w:rsidRPr="00EE1F60">
          <w:rPr>
            <w:rStyle w:val="a4"/>
            <w:rFonts w:hint="eastAsia"/>
            <w:noProof/>
          </w:rPr>
          <w:t>后台管理系统</w:t>
        </w:r>
        <w:r>
          <w:rPr>
            <w:noProof/>
            <w:webHidden/>
          </w:rPr>
          <w:tab/>
        </w:r>
        <w:r>
          <w:rPr>
            <w:noProof/>
            <w:webHidden/>
          </w:rPr>
          <w:fldChar w:fldCharType="begin"/>
        </w:r>
        <w:r>
          <w:rPr>
            <w:noProof/>
            <w:webHidden/>
          </w:rPr>
          <w:instrText xml:space="preserve"> PAGEREF _Toc416037813 \h </w:instrText>
        </w:r>
        <w:r>
          <w:rPr>
            <w:noProof/>
            <w:webHidden/>
          </w:rPr>
        </w:r>
        <w:r>
          <w:rPr>
            <w:noProof/>
            <w:webHidden/>
          </w:rPr>
          <w:fldChar w:fldCharType="separate"/>
        </w:r>
        <w:r>
          <w:rPr>
            <w:noProof/>
            <w:webHidden/>
          </w:rPr>
          <w:t>30</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4" w:history="1">
        <w:r w:rsidRPr="00EE1F60">
          <w:rPr>
            <w:rStyle w:val="a4"/>
            <w:noProof/>
          </w:rPr>
          <w:t>6.1.1</w:t>
        </w:r>
        <w:r w:rsidRPr="00EE1F60">
          <w:rPr>
            <w:rStyle w:val="a4"/>
            <w:rFonts w:hint="eastAsia"/>
            <w:noProof/>
          </w:rPr>
          <w:t>用户管理</w:t>
        </w:r>
        <w:r>
          <w:rPr>
            <w:noProof/>
            <w:webHidden/>
          </w:rPr>
          <w:tab/>
        </w:r>
        <w:r>
          <w:rPr>
            <w:noProof/>
            <w:webHidden/>
          </w:rPr>
          <w:fldChar w:fldCharType="begin"/>
        </w:r>
        <w:r>
          <w:rPr>
            <w:noProof/>
            <w:webHidden/>
          </w:rPr>
          <w:instrText xml:space="preserve"> PAGEREF _Toc416037814 \h </w:instrText>
        </w:r>
        <w:r>
          <w:rPr>
            <w:noProof/>
            <w:webHidden/>
          </w:rPr>
        </w:r>
        <w:r>
          <w:rPr>
            <w:noProof/>
            <w:webHidden/>
          </w:rPr>
          <w:fldChar w:fldCharType="separate"/>
        </w:r>
        <w:r>
          <w:rPr>
            <w:noProof/>
            <w:webHidden/>
          </w:rPr>
          <w:t>30</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5" w:history="1">
        <w:r w:rsidRPr="00EE1F60">
          <w:rPr>
            <w:rStyle w:val="a4"/>
            <w:noProof/>
          </w:rPr>
          <w:t>6.1.2</w:t>
        </w:r>
        <w:r w:rsidRPr="00EE1F60">
          <w:rPr>
            <w:rStyle w:val="a4"/>
            <w:rFonts w:hint="eastAsia"/>
            <w:noProof/>
          </w:rPr>
          <w:t>学校管理</w:t>
        </w:r>
        <w:r>
          <w:rPr>
            <w:noProof/>
            <w:webHidden/>
          </w:rPr>
          <w:tab/>
        </w:r>
        <w:r>
          <w:rPr>
            <w:noProof/>
            <w:webHidden/>
          </w:rPr>
          <w:fldChar w:fldCharType="begin"/>
        </w:r>
        <w:r>
          <w:rPr>
            <w:noProof/>
            <w:webHidden/>
          </w:rPr>
          <w:instrText xml:space="preserve"> PAGEREF _Toc416037815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6" w:history="1">
        <w:r w:rsidRPr="00EE1F60">
          <w:rPr>
            <w:rStyle w:val="a4"/>
            <w:noProof/>
          </w:rPr>
          <w:t>6.1.3</w:t>
        </w:r>
        <w:r w:rsidRPr="00EE1F60">
          <w:rPr>
            <w:rStyle w:val="a4"/>
            <w:rFonts w:hint="eastAsia"/>
            <w:noProof/>
          </w:rPr>
          <w:t>地址管理</w:t>
        </w:r>
        <w:r>
          <w:rPr>
            <w:noProof/>
            <w:webHidden/>
          </w:rPr>
          <w:tab/>
        </w:r>
        <w:r>
          <w:rPr>
            <w:noProof/>
            <w:webHidden/>
          </w:rPr>
          <w:fldChar w:fldCharType="begin"/>
        </w:r>
        <w:r>
          <w:rPr>
            <w:noProof/>
            <w:webHidden/>
          </w:rPr>
          <w:instrText xml:space="preserve"> PAGEREF _Toc416037816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7" w:history="1">
        <w:r w:rsidRPr="00EE1F60">
          <w:rPr>
            <w:rStyle w:val="a4"/>
            <w:noProof/>
          </w:rPr>
          <w:t>6.1.4</w:t>
        </w:r>
        <w:r w:rsidRPr="00EE1F60">
          <w:rPr>
            <w:rStyle w:val="a4"/>
            <w:rFonts w:hint="eastAsia"/>
            <w:noProof/>
          </w:rPr>
          <w:t>群组管理</w:t>
        </w:r>
        <w:r>
          <w:rPr>
            <w:noProof/>
            <w:webHidden/>
          </w:rPr>
          <w:tab/>
        </w:r>
        <w:r>
          <w:rPr>
            <w:noProof/>
            <w:webHidden/>
          </w:rPr>
          <w:fldChar w:fldCharType="begin"/>
        </w:r>
        <w:r>
          <w:rPr>
            <w:noProof/>
            <w:webHidden/>
          </w:rPr>
          <w:instrText xml:space="preserve"> PAGEREF _Toc416037817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8" w:history="1">
        <w:r w:rsidRPr="00EE1F60">
          <w:rPr>
            <w:rStyle w:val="a4"/>
            <w:noProof/>
          </w:rPr>
          <w:t>6.1.5</w:t>
        </w:r>
        <w:r w:rsidRPr="00EE1F60">
          <w:rPr>
            <w:rStyle w:val="a4"/>
            <w:rFonts w:hint="eastAsia"/>
            <w:noProof/>
          </w:rPr>
          <w:t>帖子类型管理</w:t>
        </w:r>
        <w:r>
          <w:rPr>
            <w:noProof/>
            <w:webHidden/>
          </w:rPr>
          <w:tab/>
        </w:r>
        <w:r>
          <w:rPr>
            <w:noProof/>
            <w:webHidden/>
          </w:rPr>
          <w:fldChar w:fldCharType="begin"/>
        </w:r>
        <w:r>
          <w:rPr>
            <w:noProof/>
            <w:webHidden/>
          </w:rPr>
          <w:instrText xml:space="preserve"> PAGEREF _Toc416037818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19" w:history="1">
        <w:r w:rsidRPr="00EE1F60">
          <w:rPr>
            <w:rStyle w:val="a4"/>
            <w:noProof/>
          </w:rPr>
          <w:t>6.1.6</w:t>
        </w:r>
        <w:r w:rsidRPr="00EE1F60">
          <w:rPr>
            <w:rStyle w:val="a4"/>
            <w:rFonts w:hint="eastAsia"/>
            <w:noProof/>
          </w:rPr>
          <w:t>帖子管理</w:t>
        </w:r>
        <w:r>
          <w:rPr>
            <w:noProof/>
            <w:webHidden/>
          </w:rPr>
          <w:tab/>
        </w:r>
        <w:r>
          <w:rPr>
            <w:noProof/>
            <w:webHidden/>
          </w:rPr>
          <w:fldChar w:fldCharType="begin"/>
        </w:r>
        <w:r>
          <w:rPr>
            <w:noProof/>
            <w:webHidden/>
          </w:rPr>
          <w:instrText xml:space="preserve"> PAGEREF _Toc416037819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820" w:history="1">
        <w:r w:rsidRPr="00EE1F60">
          <w:rPr>
            <w:rStyle w:val="a4"/>
            <w:noProof/>
          </w:rPr>
          <w:t>6.2</w:t>
        </w:r>
        <w:r w:rsidRPr="00EE1F60">
          <w:rPr>
            <w:rStyle w:val="a4"/>
            <w:rFonts w:hint="eastAsia"/>
            <w:noProof/>
          </w:rPr>
          <w:t>前台</w:t>
        </w:r>
        <w:r>
          <w:rPr>
            <w:noProof/>
            <w:webHidden/>
          </w:rPr>
          <w:tab/>
        </w:r>
        <w:r>
          <w:rPr>
            <w:noProof/>
            <w:webHidden/>
          </w:rPr>
          <w:fldChar w:fldCharType="begin"/>
        </w:r>
        <w:r>
          <w:rPr>
            <w:noProof/>
            <w:webHidden/>
          </w:rPr>
          <w:instrText xml:space="preserve"> PAGEREF _Toc416037820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1" w:history="1">
        <w:r w:rsidRPr="00EE1F60">
          <w:rPr>
            <w:rStyle w:val="a4"/>
            <w:noProof/>
          </w:rPr>
          <w:t>6.2.1</w:t>
        </w:r>
        <w:r w:rsidRPr="00EE1F60">
          <w:rPr>
            <w:rStyle w:val="a4"/>
            <w:rFonts w:hint="eastAsia"/>
            <w:noProof/>
          </w:rPr>
          <w:t>首页</w:t>
        </w:r>
        <w:r>
          <w:rPr>
            <w:noProof/>
            <w:webHidden/>
          </w:rPr>
          <w:tab/>
        </w:r>
        <w:r>
          <w:rPr>
            <w:noProof/>
            <w:webHidden/>
          </w:rPr>
          <w:fldChar w:fldCharType="begin"/>
        </w:r>
        <w:r>
          <w:rPr>
            <w:noProof/>
            <w:webHidden/>
          </w:rPr>
          <w:instrText xml:space="preserve"> PAGEREF _Toc416037821 \h </w:instrText>
        </w:r>
        <w:r>
          <w:rPr>
            <w:noProof/>
            <w:webHidden/>
          </w:rPr>
        </w:r>
        <w:r>
          <w:rPr>
            <w:noProof/>
            <w:webHidden/>
          </w:rPr>
          <w:fldChar w:fldCharType="separate"/>
        </w:r>
        <w:r>
          <w:rPr>
            <w:noProof/>
            <w:webHidden/>
          </w:rPr>
          <w:t>32</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2" w:history="1">
        <w:r w:rsidRPr="00EE1F60">
          <w:rPr>
            <w:rStyle w:val="a4"/>
            <w:noProof/>
          </w:rPr>
          <w:t>6.2.2</w:t>
        </w:r>
        <w:r w:rsidRPr="00EE1F60">
          <w:rPr>
            <w:rStyle w:val="a4"/>
            <w:rFonts w:hint="eastAsia"/>
            <w:noProof/>
          </w:rPr>
          <w:t>全部群组</w:t>
        </w:r>
        <w:r>
          <w:rPr>
            <w:noProof/>
            <w:webHidden/>
          </w:rPr>
          <w:tab/>
        </w:r>
        <w:r>
          <w:rPr>
            <w:noProof/>
            <w:webHidden/>
          </w:rPr>
          <w:fldChar w:fldCharType="begin"/>
        </w:r>
        <w:r>
          <w:rPr>
            <w:noProof/>
            <w:webHidden/>
          </w:rPr>
          <w:instrText xml:space="preserve"> PAGEREF _Toc416037822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3" w:history="1">
        <w:r w:rsidRPr="00EE1F60">
          <w:rPr>
            <w:rStyle w:val="a4"/>
            <w:noProof/>
          </w:rPr>
          <w:t>6.2.3</w:t>
        </w:r>
        <w:r w:rsidRPr="00EE1F60">
          <w:rPr>
            <w:rStyle w:val="a4"/>
            <w:rFonts w:hint="eastAsia"/>
            <w:noProof/>
          </w:rPr>
          <w:t>群组详情页</w:t>
        </w:r>
        <w:r>
          <w:rPr>
            <w:noProof/>
            <w:webHidden/>
          </w:rPr>
          <w:tab/>
        </w:r>
        <w:r>
          <w:rPr>
            <w:noProof/>
            <w:webHidden/>
          </w:rPr>
          <w:fldChar w:fldCharType="begin"/>
        </w:r>
        <w:r>
          <w:rPr>
            <w:noProof/>
            <w:webHidden/>
          </w:rPr>
          <w:instrText xml:space="preserve"> PAGEREF _Toc416037823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4" w:history="1">
        <w:r w:rsidRPr="00EE1F60">
          <w:rPr>
            <w:rStyle w:val="a4"/>
            <w:noProof/>
          </w:rPr>
          <w:t>6.2.4</w:t>
        </w:r>
        <w:r w:rsidRPr="00EE1F60">
          <w:rPr>
            <w:rStyle w:val="a4"/>
            <w:rFonts w:hint="eastAsia"/>
            <w:noProof/>
          </w:rPr>
          <w:t>帖子详情页</w:t>
        </w:r>
        <w:r>
          <w:rPr>
            <w:noProof/>
            <w:webHidden/>
          </w:rPr>
          <w:tab/>
        </w:r>
        <w:r>
          <w:rPr>
            <w:noProof/>
            <w:webHidden/>
          </w:rPr>
          <w:fldChar w:fldCharType="begin"/>
        </w:r>
        <w:r>
          <w:rPr>
            <w:noProof/>
            <w:webHidden/>
          </w:rPr>
          <w:instrText xml:space="preserve"> PAGEREF _Toc416037824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5" w:history="1">
        <w:r w:rsidRPr="00EE1F60">
          <w:rPr>
            <w:rStyle w:val="a4"/>
            <w:noProof/>
          </w:rPr>
          <w:t>6.2.5</w:t>
        </w:r>
        <w:r w:rsidRPr="00EE1F60">
          <w:rPr>
            <w:rStyle w:val="a4"/>
            <w:rFonts w:hint="eastAsia"/>
            <w:noProof/>
          </w:rPr>
          <w:t>注册页</w:t>
        </w:r>
        <w:r>
          <w:rPr>
            <w:noProof/>
            <w:webHidden/>
          </w:rPr>
          <w:tab/>
        </w:r>
        <w:r>
          <w:rPr>
            <w:noProof/>
            <w:webHidden/>
          </w:rPr>
          <w:fldChar w:fldCharType="begin"/>
        </w:r>
        <w:r>
          <w:rPr>
            <w:noProof/>
            <w:webHidden/>
          </w:rPr>
          <w:instrText xml:space="preserve"> PAGEREF _Toc416037825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6" w:history="1">
        <w:r w:rsidRPr="00EE1F60">
          <w:rPr>
            <w:rStyle w:val="a4"/>
            <w:noProof/>
          </w:rPr>
          <w:t>6.2.6</w:t>
        </w:r>
        <w:r w:rsidRPr="00EE1F60">
          <w:rPr>
            <w:rStyle w:val="a4"/>
            <w:rFonts w:hint="eastAsia"/>
            <w:noProof/>
          </w:rPr>
          <w:t>登录页</w:t>
        </w:r>
        <w:r>
          <w:rPr>
            <w:noProof/>
            <w:webHidden/>
          </w:rPr>
          <w:tab/>
        </w:r>
        <w:r>
          <w:rPr>
            <w:noProof/>
            <w:webHidden/>
          </w:rPr>
          <w:fldChar w:fldCharType="begin"/>
        </w:r>
        <w:r>
          <w:rPr>
            <w:noProof/>
            <w:webHidden/>
          </w:rPr>
          <w:instrText xml:space="preserve"> PAGEREF _Toc416037826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7" w:history="1">
        <w:r w:rsidRPr="00EE1F60">
          <w:rPr>
            <w:rStyle w:val="a4"/>
            <w:noProof/>
          </w:rPr>
          <w:t>6.2.7</w:t>
        </w:r>
        <w:r w:rsidRPr="00EE1F60">
          <w:rPr>
            <w:rStyle w:val="a4"/>
            <w:rFonts w:hint="eastAsia"/>
            <w:noProof/>
          </w:rPr>
          <w:t>个人中心</w:t>
        </w:r>
        <w:r>
          <w:rPr>
            <w:noProof/>
            <w:webHidden/>
          </w:rPr>
          <w:tab/>
        </w:r>
        <w:r>
          <w:rPr>
            <w:noProof/>
            <w:webHidden/>
          </w:rPr>
          <w:fldChar w:fldCharType="begin"/>
        </w:r>
        <w:r>
          <w:rPr>
            <w:noProof/>
            <w:webHidden/>
          </w:rPr>
          <w:instrText xml:space="preserve"> PAGEREF _Toc416037827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28" w:history="1">
        <w:r w:rsidRPr="00EE1F60">
          <w:rPr>
            <w:rStyle w:val="a4"/>
            <w:noProof/>
          </w:rPr>
          <w:t>6.1.2</w:t>
        </w:r>
        <w:r w:rsidRPr="00EE1F60">
          <w:rPr>
            <w:rStyle w:val="a4"/>
            <w:rFonts w:hint="eastAsia"/>
            <w:noProof/>
          </w:rPr>
          <w:t>帖子管理</w:t>
        </w:r>
        <w:r>
          <w:rPr>
            <w:noProof/>
            <w:webHidden/>
          </w:rPr>
          <w:tab/>
        </w:r>
        <w:r>
          <w:rPr>
            <w:noProof/>
            <w:webHidden/>
          </w:rPr>
          <w:fldChar w:fldCharType="begin"/>
        </w:r>
        <w:r>
          <w:rPr>
            <w:noProof/>
            <w:webHidden/>
          </w:rPr>
          <w:instrText xml:space="preserve"> PAGEREF _Toc416037828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829" w:history="1">
        <w:r w:rsidRPr="00EE1F60">
          <w:rPr>
            <w:rStyle w:val="a4"/>
            <w:noProof/>
          </w:rPr>
          <w:t>6.3</w:t>
        </w:r>
        <w:r w:rsidRPr="00EE1F60">
          <w:rPr>
            <w:rStyle w:val="a4"/>
            <w:rFonts w:hint="eastAsia"/>
            <w:noProof/>
          </w:rPr>
          <w:t>公共技术组件</w:t>
        </w:r>
        <w:r>
          <w:rPr>
            <w:noProof/>
            <w:webHidden/>
          </w:rPr>
          <w:tab/>
        </w:r>
        <w:r>
          <w:rPr>
            <w:noProof/>
            <w:webHidden/>
          </w:rPr>
          <w:fldChar w:fldCharType="begin"/>
        </w:r>
        <w:r>
          <w:rPr>
            <w:noProof/>
            <w:webHidden/>
          </w:rPr>
          <w:instrText xml:space="preserve"> PAGEREF _Toc416037829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30" w:history="1">
        <w:r w:rsidRPr="00EE1F60">
          <w:rPr>
            <w:rStyle w:val="a4"/>
            <w:noProof/>
          </w:rPr>
          <w:t>6.3.1</w:t>
        </w:r>
        <w:r w:rsidRPr="00EE1F60">
          <w:rPr>
            <w:rStyle w:val="a4"/>
            <w:rFonts w:hint="eastAsia"/>
            <w:noProof/>
          </w:rPr>
          <w:t>分页组件</w:t>
        </w:r>
        <w:r>
          <w:rPr>
            <w:noProof/>
            <w:webHidden/>
          </w:rPr>
          <w:tab/>
        </w:r>
        <w:r>
          <w:rPr>
            <w:noProof/>
            <w:webHidden/>
          </w:rPr>
          <w:fldChar w:fldCharType="begin"/>
        </w:r>
        <w:r>
          <w:rPr>
            <w:noProof/>
            <w:webHidden/>
          </w:rPr>
          <w:instrText xml:space="preserve"> PAGEREF _Toc416037830 \h </w:instrText>
        </w:r>
        <w:r>
          <w:rPr>
            <w:noProof/>
            <w:webHidden/>
          </w:rPr>
        </w:r>
        <w:r>
          <w:rPr>
            <w:noProof/>
            <w:webHidden/>
          </w:rPr>
          <w:fldChar w:fldCharType="separate"/>
        </w:r>
        <w:r>
          <w:rPr>
            <w:noProof/>
            <w:webHidden/>
          </w:rPr>
          <w:t>33</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31" w:history="1">
        <w:r w:rsidRPr="00EE1F60">
          <w:rPr>
            <w:rStyle w:val="a4"/>
            <w:noProof/>
          </w:rPr>
          <w:t>6.3.2</w:t>
        </w:r>
        <w:r w:rsidRPr="00EE1F60">
          <w:rPr>
            <w:rStyle w:val="a4"/>
            <w:rFonts w:hint="eastAsia"/>
            <w:noProof/>
          </w:rPr>
          <w:t>提示组件</w:t>
        </w:r>
        <w:r>
          <w:rPr>
            <w:noProof/>
            <w:webHidden/>
          </w:rPr>
          <w:tab/>
        </w:r>
        <w:r>
          <w:rPr>
            <w:noProof/>
            <w:webHidden/>
          </w:rPr>
          <w:fldChar w:fldCharType="begin"/>
        </w:r>
        <w:r>
          <w:rPr>
            <w:noProof/>
            <w:webHidden/>
          </w:rPr>
          <w:instrText xml:space="preserve"> PAGEREF _Toc416037831 \h </w:instrText>
        </w:r>
        <w:r>
          <w:rPr>
            <w:noProof/>
            <w:webHidden/>
          </w:rPr>
        </w:r>
        <w:r>
          <w:rPr>
            <w:noProof/>
            <w:webHidden/>
          </w:rPr>
          <w:fldChar w:fldCharType="separate"/>
        </w:r>
        <w:r>
          <w:rPr>
            <w:noProof/>
            <w:webHidden/>
          </w:rPr>
          <w:t>34</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32" w:history="1">
        <w:r w:rsidRPr="00EE1F60">
          <w:rPr>
            <w:rStyle w:val="a4"/>
            <w:noProof/>
          </w:rPr>
          <w:t>6.3.2</w:t>
        </w:r>
        <w:r w:rsidRPr="00EE1F60">
          <w:rPr>
            <w:rStyle w:val="a4"/>
            <w:rFonts w:hint="eastAsia"/>
            <w:noProof/>
          </w:rPr>
          <w:t>基础的服务类</w:t>
        </w:r>
        <w:r>
          <w:rPr>
            <w:noProof/>
            <w:webHidden/>
          </w:rPr>
          <w:tab/>
        </w:r>
        <w:r>
          <w:rPr>
            <w:noProof/>
            <w:webHidden/>
          </w:rPr>
          <w:fldChar w:fldCharType="begin"/>
        </w:r>
        <w:r>
          <w:rPr>
            <w:noProof/>
            <w:webHidden/>
          </w:rPr>
          <w:instrText xml:space="preserve"> PAGEREF _Toc416037832 \h </w:instrText>
        </w:r>
        <w:r>
          <w:rPr>
            <w:noProof/>
            <w:webHidden/>
          </w:rPr>
        </w:r>
        <w:r>
          <w:rPr>
            <w:noProof/>
            <w:webHidden/>
          </w:rPr>
          <w:fldChar w:fldCharType="separate"/>
        </w:r>
        <w:r>
          <w:rPr>
            <w:noProof/>
            <w:webHidden/>
          </w:rPr>
          <w:t>34</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833" w:history="1">
        <w:r w:rsidRPr="00EE1F60">
          <w:rPr>
            <w:rStyle w:val="a4"/>
            <w:rFonts w:asciiTheme="minorEastAsia" w:hAnsiTheme="minorEastAsia"/>
            <w:noProof/>
          </w:rPr>
          <w:t>5.3</w:t>
        </w:r>
        <w:r w:rsidRPr="00EE1F60">
          <w:rPr>
            <w:rStyle w:val="a4"/>
            <w:rFonts w:asciiTheme="minorEastAsia" w:hAnsiTheme="minorEastAsia" w:hint="eastAsia"/>
            <w:noProof/>
          </w:rPr>
          <w:t>管理员管理用户页面设计（删除）</w:t>
        </w:r>
        <w:r>
          <w:rPr>
            <w:noProof/>
            <w:webHidden/>
          </w:rPr>
          <w:tab/>
        </w:r>
        <w:r>
          <w:rPr>
            <w:noProof/>
            <w:webHidden/>
          </w:rPr>
          <w:fldChar w:fldCharType="begin"/>
        </w:r>
        <w:r>
          <w:rPr>
            <w:noProof/>
            <w:webHidden/>
          </w:rPr>
          <w:instrText xml:space="preserve"> PAGEREF _Toc416037833 \h </w:instrText>
        </w:r>
        <w:r>
          <w:rPr>
            <w:noProof/>
            <w:webHidden/>
          </w:rPr>
        </w:r>
        <w:r>
          <w:rPr>
            <w:noProof/>
            <w:webHidden/>
          </w:rPr>
          <w:fldChar w:fldCharType="separate"/>
        </w:r>
        <w:r>
          <w:rPr>
            <w:noProof/>
            <w:webHidden/>
          </w:rPr>
          <w:t>36</w:t>
        </w:r>
        <w:r>
          <w:rPr>
            <w:noProof/>
            <w:webHidden/>
          </w:rPr>
          <w:fldChar w:fldCharType="end"/>
        </w:r>
      </w:hyperlink>
    </w:p>
    <w:p w:rsidR="00E7589C" w:rsidRDefault="00E7589C">
      <w:pPr>
        <w:pStyle w:val="20"/>
        <w:rPr>
          <w:rFonts w:asciiTheme="minorHAnsi" w:eastAsiaTheme="minorEastAsia" w:hAnsiTheme="minorHAnsi" w:cstheme="minorBidi"/>
          <w:smallCaps w:val="0"/>
          <w:noProof/>
          <w:sz w:val="21"/>
          <w:szCs w:val="22"/>
        </w:rPr>
      </w:pPr>
      <w:hyperlink w:anchor="_Toc416037834" w:history="1">
        <w:r w:rsidRPr="00EE1F60">
          <w:rPr>
            <w:rStyle w:val="a4"/>
            <w:rFonts w:asciiTheme="minorEastAsia" w:hAnsiTheme="minorEastAsia"/>
            <w:noProof/>
          </w:rPr>
          <w:t>5.4</w:t>
        </w:r>
        <w:r w:rsidRPr="00EE1F60">
          <w:rPr>
            <w:rStyle w:val="a4"/>
            <w:rFonts w:asciiTheme="minorEastAsia" w:hAnsiTheme="minorEastAsia" w:hint="eastAsia"/>
            <w:noProof/>
          </w:rPr>
          <w:t>用户登录之后根据不同身份有不同的操作权限设计（删除）</w:t>
        </w:r>
        <w:r>
          <w:rPr>
            <w:noProof/>
            <w:webHidden/>
          </w:rPr>
          <w:tab/>
        </w:r>
        <w:r>
          <w:rPr>
            <w:noProof/>
            <w:webHidden/>
          </w:rPr>
          <w:fldChar w:fldCharType="begin"/>
        </w:r>
        <w:r>
          <w:rPr>
            <w:noProof/>
            <w:webHidden/>
          </w:rPr>
          <w:instrText xml:space="preserve"> PAGEREF _Toc416037834 \h </w:instrText>
        </w:r>
        <w:r>
          <w:rPr>
            <w:noProof/>
            <w:webHidden/>
          </w:rPr>
        </w:r>
        <w:r>
          <w:rPr>
            <w:noProof/>
            <w:webHidden/>
          </w:rPr>
          <w:fldChar w:fldCharType="separate"/>
        </w:r>
        <w:r>
          <w:rPr>
            <w:noProof/>
            <w:webHidden/>
          </w:rPr>
          <w:t>37</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35" w:history="1">
        <w:r w:rsidRPr="00EE1F60">
          <w:rPr>
            <w:rStyle w:val="a4"/>
            <w:rFonts w:asciiTheme="minorEastAsia" w:hAnsiTheme="minorEastAsia" w:hint="eastAsia"/>
            <w:b/>
            <w:bCs/>
            <w:noProof/>
          </w:rPr>
          <w:t>普通管理员</w:t>
        </w:r>
        <w:r>
          <w:rPr>
            <w:noProof/>
            <w:webHidden/>
          </w:rPr>
          <w:tab/>
        </w:r>
        <w:r>
          <w:rPr>
            <w:noProof/>
            <w:webHidden/>
          </w:rPr>
          <w:fldChar w:fldCharType="begin"/>
        </w:r>
        <w:r>
          <w:rPr>
            <w:noProof/>
            <w:webHidden/>
          </w:rPr>
          <w:instrText xml:space="preserve"> PAGEREF _Toc416037835 \h </w:instrText>
        </w:r>
        <w:r>
          <w:rPr>
            <w:noProof/>
            <w:webHidden/>
          </w:rPr>
        </w:r>
        <w:r>
          <w:rPr>
            <w:noProof/>
            <w:webHidden/>
          </w:rPr>
          <w:fldChar w:fldCharType="separate"/>
        </w:r>
        <w:r>
          <w:rPr>
            <w:noProof/>
            <w:webHidden/>
          </w:rPr>
          <w:t>37</w:t>
        </w:r>
        <w:r>
          <w:rPr>
            <w:noProof/>
            <w:webHidden/>
          </w:rPr>
          <w:fldChar w:fldCharType="end"/>
        </w:r>
      </w:hyperlink>
    </w:p>
    <w:p w:rsidR="00E7589C" w:rsidRDefault="00E7589C">
      <w:pPr>
        <w:pStyle w:val="30"/>
        <w:tabs>
          <w:tab w:val="right" w:leader="dot" w:pos="8296"/>
        </w:tabs>
        <w:rPr>
          <w:rFonts w:asciiTheme="minorHAnsi" w:eastAsiaTheme="minorEastAsia" w:hAnsiTheme="minorHAnsi" w:cstheme="minorBidi"/>
          <w:i w:val="0"/>
          <w:noProof/>
          <w:sz w:val="21"/>
          <w:szCs w:val="22"/>
        </w:rPr>
      </w:pPr>
      <w:hyperlink w:anchor="_Toc416037836" w:history="1">
        <w:r w:rsidRPr="00EE1F60">
          <w:rPr>
            <w:rStyle w:val="a4"/>
            <w:rFonts w:asciiTheme="minorEastAsia" w:hAnsiTheme="minorEastAsia" w:hint="eastAsia"/>
            <w:b/>
            <w:bCs/>
            <w:noProof/>
          </w:rPr>
          <w:t>超级管理员</w:t>
        </w:r>
        <w:r>
          <w:rPr>
            <w:noProof/>
            <w:webHidden/>
          </w:rPr>
          <w:tab/>
        </w:r>
        <w:r>
          <w:rPr>
            <w:noProof/>
            <w:webHidden/>
          </w:rPr>
          <w:fldChar w:fldCharType="begin"/>
        </w:r>
        <w:r>
          <w:rPr>
            <w:noProof/>
            <w:webHidden/>
          </w:rPr>
          <w:instrText xml:space="preserve"> PAGEREF _Toc416037836 \h </w:instrText>
        </w:r>
        <w:r>
          <w:rPr>
            <w:noProof/>
            <w:webHidden/>
          </w:rPr>
        </w:r>
        <w:r>
          <w:rPr>
            <w:noProof/>
            <w:webHidden/>
          </w:rPr>
          <w:fldChar w:fldCharType="separate"/>
        </w:r>
        <w:r>
          <w:rPr>
            <w:noProof/>
            <w:webHidden/>
          </w:rPr>
          <w:t>38</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837" w:history="1">
        <w:r w:rsidRPr="00EE1F60">
          <w:rPr>
            <w:rStyle w:val="a4"/>
            <w:noProof/>
          </w:rPr>
          <w:t>7</w:t>
        </w:r>
        <w:r w:rsidRPr="00EE1F60">
          <w:rPr>
            <w:rStyle w:val="a4"/>
            <w:rFonts w:hint="eastAsia"/>
            <w:noProof/>
          </w:rPr>
          <w:t>系统安装配置</w:t>
        </w:r>
        <w:r>
          <w:rPr>
            <w:noProof/>
            <w:webHidden/>
          </w:rPr>
          <w:tab/>
        </w:r>
        <w:r>
          <w:rPr>
            <w:noProof/>
            <w:webHidden/>
          </w:rPr>
          <w:fldChar w:fldCharType="begin"/>
        </w:r>
        <w:r>
          <w:rPr>
            <w:noProof/>
            <w:webHidden/>
          </w:rPr>
          <w:instrText xml:space="preserve"> PAGEREF _Toc416037837 \h </w:instrText>
        </w:r>
        <w:r>
          <w:rPr>
            <w:noProof/>
            <w:webHidden/>
          </w:rPr>
        </w:r>
        <w:r>
          <w:rPr>
            <w:noProof/>
            <w:webHidden/>
          </w:rPr>
          <w:fldChar w:fldCharType="separate"/>
        </w:r>
        <w:r>
          <w:rPr>
            <w:noProof/>
            <w:webHidden/>
          </w:rPr>
          <w:t>38</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838" w:history="1">
        <w:r w:rsidRPr="00EE1F60">
          <w:rPr>
            <w:rStyle w:val="a4"/>
            <w:rFonts w:hint="eastAsia"/>
            <w:noProof/>
          </w:rPr>
          <w:t>结束语</w:t>
        </w:r>
        <w:r>
          <w:rPr>
            <w:noProof/>
            <w:webHidden/>
          </w:rPr>
          <w:tab/>
        </w:r>
        <w:r>
          <w:rPr>
            <w:noProof/>
            <w:webHidden/>
          </w:rPr>
          <w:fldChar w:fldCharType="begin"/>
        </w:r>
        <w:r>
          <w:rPr>
            <w:noProof/>
            <w:webHidden/>
          </w:rPr>
          <w:instrText xml:space="preserve"> PAGEREF _Toc416037838 \h </w:instrText>
        </w:r>
        <w:r>
          <w:rPr>
            <w:noProof/>
            <w:webHidden/>
          </w:rPr>
        </w:r>
        <w:r>
          <w:rPr>
            <w:noProof/>
            <w:webHidden/>
          </w:rPr>
          <w:fldChar w:fldCharType="separate"/>
        </w:r>
        <w:r>
          <w:rPr>
            <w:noProof/>
            <w:webHidden/>
          </w:rPr>
          <w:t>38</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839" w:history="1">
        <w:r w:rsidRPr="00EE1F60">
          <w:rPr>
            <w:rStyle w:val="a4"/>
            <w:rFonts w:hint="eastAsia"/>
            <w:noProof/>
          </w:rPr>
          <w:t>参考文献</w:t>
        </w:r>
        <w:r>
          <w:rPr>
            <w:noProof/>
            <w:webHidden/>
          </w:rPr>
          <w:tab/>
        </w:r>
        <w:r>
          <w:rPr>
            <w:noProof/>
            <w:webHidden/>
          </w:rPr>
          <w:fldChar w:fldCharType="begin"/>
        </w:r>
        <w:r>
          <w:rPr>
            <w:noProof/>
            <w:webHidden/>
          </w:rPr>
          <w:instrText xml:space="preserve"> PAGEREF _Toc416037839 \h </w:instrText>
        </w:r>
        <w:r>
          <w:rPr>
            <w:noProof/>
            <w:webHidden/>
          </w:rPr>
        </w:r>
        <w:r>
          <w:rPr>
            <w:noProof/>
            <w:webHidden/>
          </w:rPr>
          <w:fldChar w:fldCharType="separate"/>
        </w:r>
        <w:r>
          <w:rPr>
            <w:noProof/>
            <w:webHidden/>
          </w:rPr>
          <w:t>38</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840" w:history="1">
        <w:r w:rsidRPr="00EE1F60">
          <w:rPr>
            <w:rStyle w:val="a4"/>
            <w:rFonts w:hint="eastAsia"/>
            <w:noProof/>
          </w:rPr>
          <w:t>附录</w:t>
        </w:r>
        <w:r>
          <w:rPr>
            <w:noProof/>
            <w:webHidden/>
          </w:rPr>
          <w:tab/>
        </w:r>
        <w:r>
          <w:rPr>
            <w:noProof/>
            <w:webHidden/>
          </w:rPr>
          <w:fldChar w:fldCharType="begin"/>
        </w:r>
        <w:r>
          <w:rPr>
            <w:noProof/>
            <w:webHidden/>
          </w:rPr>
          <w:instrText xml:space="preserve"> PAGEREF _Toc416037840 \h </w:instrText>
        </w:r>
        <w:r>
          <w:rPr>
            <w:noProof/>
            <w:webHidden/>
          </w:rPr>
        </w:r>
        <w:r>
          <w:rPr>
            <w:noProof/>
            <w:webHidden/>
          </w:rPr>
          <w:fldChar w:fldCharType="separate"/>
        </w:r>
        <w:r>
          <w:rPr>
            <w:noProof/>
            <w:webHidden/>
          </w:rPr>
          <w:t>38</w:t>
        </w:r>
        <w:r>
          <w:rPr>
            <w:noProof/>
            <w:webHidden/>
          </w:rPr>
          <w:fldChar w:fldCharType="end"/>
        </w:r>
      </w:hyperlink>
    </w:p>
    <w:p w:rsidR="00E7589C" w:rsidRDefault="00E7589C">
      <w:pPr>
        <w:pStyle w:val="10"/>
        <w:rPr>
          <w:rFonts w:asciiTheme="minorHAnsi" w:eastAsiaTheme="minorEastAsia" w:hAnsiTheme="minorHAnsi" w:cstheme="minorBidi"/>
          <w:b w:val="0"/>
          <w:caps w:val="0"/>
          <w:noProof/>
          <w:sz w:val="21"/>
          <w:szCs w:val="22"/>
        </w:rPr>
      </w:pPr>
      <w:hyperlink w:anchor="_Toc416037841" w:history="1">
        <w:r w:rsidRPr="00EE1F60">
          <w:rPr>
            <w:rStyle w:val="a4"/>
            <w:rFonts w:hint="eastAsia"/>
            <w:noProof/>
          </w:rPr>
          <w:t>致谢</w:t>
        </w:r>
        <w:r>
          <w:rPr>
            <w:noProof/>
            <w:webHidden/>
          </w:rPr>
          <w:tab/>
        </w:r>
        <w:r>
          <w:rPr>
            <w:noProof/>
            <w:webHidden/>
          </w:rPr>
          <w:fldChar w:fldCharType="begin"/>
        </w:r>
        <w:r>
          <w:rPr>
            <w:noProof/>
            <w:webHidden/>
          </w:rPr>
          <w:instrText xml:space="preserve"> PAGEREF _Toc416037841 \h </w:instrText>
        </w:r>
        <w:r>
          <w:rPr>
            <w:noProof/>
            <w:webHidden/>
          </w:rPr>
        </w:r>
        <w:r>
          <w:rPr>
            <w:noProof/>
            <w:webHidden/>
          </w:rPr>
          <w:fldChar w:fldCharType="separate"/>
        </w:r>
        <w:r>
          <w:rPr>
            <w:noProof/>
            <w:webHidden/>
          </w:rPr>
          <w:t>38</w:t>
        </w:r>
        <w:r>
          <w:rPr>
            <w:noProof/>
            <w:webHidden/>
          </w:rPr>
          <w:fldChar w:fldCharType="end"/>
        </w:r>
      </w:hyperlink>
    </w:p>
    <w:p w:rsidR="00EF2F44" w:rsidRPr="00341817" w:rsidRDefault="00EF2F44">
      <w:pPr>
        <w:rPr>
          <w:rFonts w:asciiTheme="minorEastAsia" w:eastAsiaTheme="minorEastAsia" w:hAnsiTheme="minorEastAsia" w:hint="eastAsia"/>
        </w:rPr>
        <w:sectPr w:rsidR="00EF2F44" w:rsidRPr="00341817">
          <w:pgSz w:w="11906" w:h="16838"/>
          <w:pgMar w:top="1440" w:right="1800" w:bottom="1440" w:left="1800" w:header="851" w:footer="992" w:gutter="0"/>
          <w:cols w:space="720"/>
          <w:docGrid w:type="lines" w:linePitch="312"/>
        </w:sectPr>
      </w:pPr>
      <w:r w:rsidRPr="00341817">
        <w:rPr>
          <w:rFonts w:asciiTheme="minorEastAsia" w:eastAsiaTheme="minorEastAsia" w:hAnsiTheme="minorEastAsia" w:hint="eastAsia"/>
        </w:rPr>
        <w:fldChar w:fldCharType="end"/>
      </w: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p w:rsidR="00EF2F44" w:rsidRPr="00341817" w:rsidRDefault="00EF2F44" w:rsidP="0077416A">
      <w:pPr>
        <w:pStyle w:val="1"/>
        <w:rPr>
          <w:rFonts w:asciiTheme="minorEastAsia" w:eastAsiaTheme="minorEastAsia" w:hAnsiTheme="minorEastAsia" w:hint="eastAsia"/>
        </w:rPr>
      </w:pPr>
      <w:bookmarkStart w:id="11" w:name="_Toc416037759"/>
      <w:r w:rsidRPr="00341817">
        <w:rPr>
          <w:rFonts w:asciiTheme="minorEastAsia" w:eastAsiaTheme="minorEastAsia" w:hAnsiTheme="minorEastAsia" w:hint="eastAsia"/>
        </w:rPr>
        <w:t>1.摘要</w:t>
      </w:r>
      <w:bookmarkEnd w:id="11"/>
    </w:p>
    <w:p w:rsidR="00EF2F44" w:rsidRPr="00341817" w:rsidRDefault="00EF2F44" w:rsidP="004D3858">
      <w:pPr>
        <w:spacing w:line="360" w:lineRule="auto"/>
        <w:ind w:firstLineChars="175" w:firstLine="422"/>
        <w:rPr>
          <w:rFonts w:asciiTheme="minorEastAsia" w:eastAsiaTheme="minorEastAsia" w:hAnsiTheme="minorEastAsia" w:hint="eastAsia"/>
          <w:szCs w:val="24"/>
        </w:rPr>
      </w:pPr>
      <w:r w:rsidRPr="00341817">
        <w:rPr>
          <w:rFonts w:asciiTheme="minorEastAsia" w:eastAsiaTheme="minorEastAsia" w:hAnsiTheme="minorEastAsia" w:cs="Helvetica Neue" w:hint="eastAsia"/>
          <w:b/>
          <w:bCs/>
          <w:color w:val="333333"/>
          <w:szCs w:val="24"/>
          <w:shd w:val="clear" w:color="auto" w:fill="FFFFFF"/>
        </w:rPr>
        <w:t xml:space="preserve"> </w:t>
      </w:r>
      <w:r w:rsidRPr="00341817">
        <w:rPr>
          <w:rFonts w:asciiTheme="minorEastAsia" w:eastAsiaTheme="minorEastAsia" w:hAnsiTheme="minorEastAsia" w:hint="eastAsia"/>
          <w:szCs w:val="24"/>
        </w:rPr>
        <w:t>随着中国的社会迅速发展，越来越多的人走出家门，奔向各大城市努力奋斗，除了能获得更多的经济收入之外，还获得更多的工作机会和见识，基于这样的趋势，越来越多的学校同学加入这个洪流，在新的环境里，衣食住行都会在一个新的陌生的环境中慢慢成型，在新的环境中，由于各方面的不熟悉，身边也没有什么可以信赖的群体，导致会遇到各种问题，影响自己的发展。</w:t>
      </w:r>
    </w:p>
    <w:p w:rsidR="00EF2F44" w:rsidRPr="00341817" w:rsidRDefault="00EF2F44">
      <w:pPr>
        <w:spacing w:line="360" w:lineRule="auto"/>
        <w:ind w:firstLineChars="175" w:firstLine="420"/>
        <w:rPr>
          <w:rFonts w:asciiTheme="minorEastAsia" w:eastAsiaTheme="minorEastAsia" w:hAnsiTheme="minorEastAsia" w:hint="eastAsia"/>
          <w:szCs w:val="24"/>
        </w:rPr>
      </w:pPr>
      <w:r w:rsidRPr="00341817">
        <w:rPr>
          <w:rFonts w:asciiTheme="minorEastAsia" w:eastAsiaTheme="minorEastAsia" w:hAnsiTheme="minorEastAsia" w:hint="eastAsia"/>
          <w:szCs w:val="24"/>
        </w:rPr>
        <w:t>本项目的开发目的，就是为了解决这样的学生群体遇到的问题，</w:t>
      </w:r>
      <w:proofErr w:type="gramStart"/>
      <w:r w:rsidRPr="00341817">
        <w:rPr>
          <w:rFonts w:asciiTheme="minorEastAsia" w:eastAsiaTheme="minorEastAsia" w:hAnsiTheme="minorEastAsia" w:hint="eastAsia"/>
          <w:szCs w:val="24"/>
        </w:rPr>
        <w:t>校友网</w:t>
      </w:r>
      <w:proofErr w:type="gramEnd"/>
      <w:r w:rsidRPr="00341817">
        <w:rPr>
          <w:rFonts w:asciiTheme="minorEastAsia" w:eastAsiaTheme="minorEastAsia" w:hAnsiTheme="minorEastAsia" w:hint="eastAsia"/>
          <w:szCs w:val="24"/>
        </w:rPr>
        <w:t>主要是用于已毕业的校友之间的人际交流，尤其是同城之间的学习，工作经验交流，及生活等沟通，通过</w:t>
      </w:r>
      <w:proofErr w:type="gramStart"/>
      <w:r w:rsidRPr="00341817">
        <w:rPr>
          <w:rFonts w:asciiTheme="minorEastAsia" w:eastAsiaTheme="minorEastAsia" w:hAnsiTheme="minorEastAsia" w:hint="eastAsia"/>
          <w:szCs w:val="24"/>
        </w:rPr>
        <w:t>校友网</w:t>
      </w:r>
      <w:proofErr w:type="gramEnd"/>
      <w:r w:rsidRPr="00341817">
        <w:rPr>
          <w:rFonts w:asciiTheme="minorEastAsia" w:eastAsiaTheme="minorEastAsia" w:hAnsiTheme="minorEastAsia" w:hint="eastAsia"/>
          <w:szCs w:val="24"/>
        </w:rPr>
        <w:t>这个社交网站达到日常交流。</w:t>
      </w:r>
    </w:p>
    <w:p w:rsidR="00EF2F44" w:rsidRPr="00341817" w:rsidRDefault="00EF2F44">
      <w:pPr>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hint="eastAsia"/>
          <w:b/>
        </w:rPr>
        <w:t>【关键词】：学生，陌生，交流，新环境，信赖，社交网站</w:t>
      </w:r>
    </w:p>
    <w:p w:rsidR="00EF2F44" w:rsidRPr="00341817" w:rsidRDefault="00EF2F44" w:rsidP="0077416A">
      <w:pPr>
        <w:pStyle w:val="1"/>
        <w:rPr>
          <w:rFonts w:asciiTheme="minorEastAsia" w:eastAsiaTheme="minorEastAsia" w:hAnsiTheme="minorEastAsia" w:hint="eastAsia"/>
        </w:rPr>
      </w:pPr>
      <w:bookmarkStart w:id="12" w:name="_top"/>
      <w:bookmarkStart w:id="13" w:name="_2.绪论"/>
      <w:bookmarkStart w:id="14" w:name="_Toc416037760"/>
      <w:r w:rsidRPr="00341817">
        <w:rPr>
          <w:rFonts w:asciiTheme="minorEastAsia" w:eastAsiaTheme="minorEastAsia" w:hAnsiTheme="minorEastAsia" w:hint="eastAsia"/>
        </w:rPr>
        <w:t>2.绪论</w:t>
      </w:r>
      <w:bookmarkEnd w:id="14"/>
    </w:p>
    <w:p w:rsidR="00EF2F44" w:rsidRPr="00341817" w:rsidRDefault="00EF2F44" w:rsidP="0077416A">
      <w:pPr>
        <w:pStyle w:val="2"/>
        <w:rPr>
          <w:rFonts w:asciiTheme="minorEastAsia" w:eastAsiaTheme="minorEastAsia" w:hAnsiTheme="minorEastAsia"/>
        </w:rPr>
      </w:pPr>
      <w:bookmarkStart w:id="15" w:name="_Toc416037761"/>
      <w:bookmarkEnd w:id="12"/>
      <w:bookmarkEnd w:id="13"/>
      <w:r w:rsidRPr="00341817">
        <w:rPr>
          <w:rFonts w:asciiTheme="minorEastAsia" w:eastAsiaTheme="minorEastAsia" w:hAnsiTheme="minorEastAsia"/>
        </w:rPr>
        <w:t>2.1选题背景</w:t>
      </w:r>
      <w:bookmarkEnd w:id="15"/>
    </w:p>
    <w:p w:rsidR="00EF2F44" w:rsidRPr="00341817" w:rsidRDefault="00EF2F44" w:rsidP="004D3858">
      <w:pPr>
        <w:spacing w:line="360" w:lineRule="auto"/>
        <w:ind w:firstLineChars="175" w:firstLine="422"/>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【社交网络服务（亦称社交网站）】</w:t>
      </w:r>
      <w:r w:rsidRPr="00341817">
        <w:rPr>
          <w:rFonts w:asciiTheme="minorEastAsia" w:eastAsiaTheme="minorEastAsia" w:hAnsiTheme="minorEastAsia" w:cs="Helvetica Neue" w:hint="eastAsia"/>
          <w:color w:val="333333"/>
          <w:szCs w:val="24"/>
          <w:shd w:val="clear" w:color="auto" w:fill="FFFFFF"/>
        </w:rPr>
        <w:t>主要作用是为一群拥有相同兴趣与活动的人创建在线社区。这类服务往往是基于互联网，为用户提供各种联系、交流的交互通路，如电子邮件、实时通信服务等。此类网站通常通过朋友，一传十、十传百地把网络展延开去，就像树叶的脉络，华语地区一般称之为“社交网站”。</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多数社交网络会提供多种让用户交互起来的方式，可以为聊天、寄信、影音、文件分享、博客、新闻组等。</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社交网络为信息的交流与分享提供了新的途径。作为社交网络的网站一般会拥有数以百万的登记用户，使用该服务已成为了用户们每天的生活。社交网络服务网站当前在世界上有许多，知名的包括</w:t>
      </w:r>
      <w:r w:rsidRPr="00341817">
        <w:rPr>
          <w:rFonts w:asciiTheme="minorEastAsia" w:eastAsiaTheme="minorEastAsia" w:hAnsiTheme="minorEastAsia" w:cs="宋体" w:hint="eastAsia"/>
          <w:color w:val="333333"/>
          <w:szCs w:val="24"/>
          <w:shd w:val="clear" w:color="auto" w:fill="FFFFFF"/>
        </w:rPr>
        <w:t>Google</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Myspace</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Plurk</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Twitter</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lastRenderedPageBreak/>
        <w:t>Facebook</w:t>
      </w:r>
      <w:r w:rsidRPr="00341817">
        <w:rPr>
          <w:rFonts w:asciiTheme="minorEastAsia" w:eastAsiaTheme="minorEastAsia" w:hAnsiTheme="minorEastAsia" w:cs="Helvetica Neue" w:hint="eastAsia"/>
          <w:color w:val="333333"/>
          <w:szCs w:val="24"/>
          <w:shd w:val="clear" w:color="auto" w:fill="FFFFFF"/>
        </w:rPr>
        <w:t>等。在中国大陆地区，社交网络服务为主的流行网站有人人网、</w:t>
      </w:r>
      <w:r w:rsidRPr="00341817">
        <w:rPr>
          <w:rFonts w:asciiTheme="minorEastAsia" w:eastAsiaTheme="minorEastAsia" w:hAnsiTheme="minorEastAsia" w:cs="宋体" w:hint="eastAsia"/>
          <w:color w:val="333333"/>
          <w:szCs w:val="24"/>
          <w:shd w:val="clear" w:color="auto" w:fill="FFFFFF"/>
        </w:rPr>
        <w:t>QQ</w:t>
      </w:r>
      <w:r w:rsidRPr="00341817">
        <w:rPr>
          <w:rFonts w:asciiTheme="minorEastAsia" w:eastAsiaTheme="minorEastAsia" w:hAnsiTheme="minorEastAsia" w:cs="Helvetica Neue" w:hint="eastAsia"/>
          <w:color w:val="333333"/>
          <w:szCs w:val="24"/>
          <w:shd w:val="clear" w:color="auto" w:fill="FFFFFF"/>
        </w:rPr>
        <w:t>空间、百度贴吧、</w:t>
      </w:r>
      <w:proofErr w:type="gramStart"/>
      <w:r w:rsidRPr="00341817">
        <w:rPr>
          <w:rFonts w:asciiTheme="minorEastAsia" w:eastAsiaTheme="minorEastAsia" w:hAnsiTheme="minorEastAsia" w:cs="Helvetica Neue" w:hint="eastAsia"/>
          <w:color w:val="333333"/>
          <w:szCs w:val="24"/>
          <w:shd w:val="clear" w:color="auto" w:fill="FFFFFF"/>
        </w:rPr>
        <w:t>微博等</w:t>
      </w:r>
      <w:proofErr w:type="gramEnd"/>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ind w:firstLine="420"/>
        <w:rPr>
          <w:rFonts w:asciiTheme="minorEastAsia" w:eastAsiaTheme="minorEastAsia" w:hAnsiTheme="minorEastAsia" w:hint="eastAsia"/>
        </w:rPr>
      </w:pPr>
    </w:p>
    <w:p w:rsidR="00EF2F44" w:rsidRPr="00341817" w:rsidRDefault="00EF2F44" w:rsidP="0077416A">
      <w:pPr>
        <w:pStyle w:val="2"/>
        <w:rPr>
          <w:rFonts w:asciiTheme="minorEastAsia" w:eastAsiaTheme="minorEastAsia" w:hAnsiTheme="minorEastAsia"/>
        </w:rPr>
      </w:pPr>
      <w:bookmarkStart w:id="16" w:name="_Toc416037762"/>
      <w:r w:rsidRPr="00341817">
        <w:rPr>
          <w:rFonts w:asciiTheme="minorEastAsia" w:eastAsiaTheme="minorEastAsia" w:hAnsiTheme="minorEastAsia"/>
        </w:rPr>
        <w:t>2.2国内外发展情况</w:t>
      </w:r>
      <w:bookmarkEnd w:id="16"/>
    </w:p>
    <w:p w:rsidR="00EF2F44" w:rsidRPr="00341817" w:rsidRDefault="00EF2F44" w:rsidP="004D3858">
      <w:pPr>
        <w:spacing w:line="360" w:lineRule="auto"/>
        <w:ind w:firstLineChars="175" w:firstLine="422"/>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【社交网络服务的发展】</w:t>
      </w:r>
      <w:r w:rsidRPr="00341817">
        <w:rPr>
          <w:rFonts w:asciiTheme="minorEastAsia" w:eastAsiaTheme="minorEastAsia" w:hAnsiTheme="minorEastAsia" w:cs="Helvetica Neue" w:hint="eastAsia"/>
          <w:color w:val="333333"/>
          <w:szCs w:val="24"/>
          <w:shd w:val="clear" w:color="auto" w:fill="FFFFFF"/>
        </w:rPr>
        <w:t>在早期的互联网上，有许多提供用户间交互交谈的服务，例如：</w:t>
      </w:r>
      <w:r w:rsidRPr="00341817">
        <w:rPr>
          <w:rFonts w:asciiTheme="minorEastAsia" w:eastAsiaTheme="minorEastAsia" w:hAnsiTheme="minorEastAsia" w:cs="宋体" w:hint="eastAsia"/>
          <w:color w:val="333333"/>
          <w:szCs w:val="24"/>
          <w:shd w:val="clear" w:color="auto" w:fill="FFFFFF"/>
        </w:rPr>
        <w:t>BBS</w:t>
      </w:r>
      <w:r w:rsidRPr="00341817">
        <w:rPr>
          <w:rFonts w:asciiTheme="minorEastAsia" w:eastAsiaTheme="minorEastAsia" w:hAnsiTheme="minorEastAsia" w:cs="Helvetica Neue" w:hint="eastAsia"/>
          <w:color w:val="333333"/>
          <w:szCs w:val="24"/>
          <w:shd w:val="clear" w:color="auto" w:fill="FFFFFF"/>
        </w:rPr>
        <w:t>，新闻组等。早期社交网络的服务网站呈现为在线社区的形式。用户多通过聊天室进行交流。</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proofErr w:type="gramStart"/>
      <w:r w:rsidRPr="00341817">
        <w:rPr>
          <w:rFonts w:asciiTheme="minorEastAsia" w:eastAsiaTheme="minorEastAsia" w:hAnsiTheme="minorEastAsia" w:cs="Helvetica Neue" w:hint="eastAsia"/>
          <w:color w:val="333333"/>
          <w:szCs w:val="24"/>
          <w:shd w:val="clear" w:color="auto" w:fill="FFFFFF"/>
        </w:rPr>
        <w:t>随着博客等</w:t>
      </w:r>
      <w:proofErr w:type="gramEnd"/>
      <w:r w:rsidRPr="00341817">
        <w:rPr>
          <w:rFonts w:asciiTheme="minorEastAsia" w:eastAsiaTheme="minorEastAsia" w:hAnsiTheme="minorEastAsia" w:cs="Helvetica Neue" w:hint="eastAsia"/>
          <w:color w:val="333333"/>
          <w:szCs w:val="24"/>
          <w:shd w:val="clear" w:color="auto" w:fill="FFFFFF"/>
        </w:rPr>
        <w:t>新的网上交际工具的出现用户可以通过网站上创建的个人主页来分享喜爱的信息。</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宋体" w:hint="eastAsia"/>
          <w:color w:val="333333"/>
          <w:szCs w:val="24"/>
          <w:shd w:val="clear" w:color="auto" w:fill="FFFFFF"/>
        </w:rPr>
        <w:t>2002年</w:t>
      </w:r>
      <w:r w:rsidRPr="00341817">
        <w:rPr>
          <w:rFonts w:asciiTheme="minorEastAsia" w:eastAsiaTheme="minorEastAsia" w:hAnsiTheme="minorEastAsia" w:cs="Helvetica Neue" w:hint="eastAsia"/>
          <w:color w:val="333333"/>
          <w:szCs w:val="24"/>
          <w:shd w:val="clear" w:color="auto" w:fill="FFFFFF"/>
        </w:rPr>
        <w:t>至</w:t>
      </w:r>
      <w:r w:rsidRPr="00341817">
        <w:rPr>
          <w:rFonts w:asciiTheme="minorEastAsia" w:eastAsiaTheme="minorEastAsia" w:hAnsiTheme="minorEastAsia" w:cs="宋体" w:hint="eastAsia"/>
          <w:color w:val="333333"/>
          <w:szCs w:val="24"/>
          <w:shd w:val="clear" w:color="auto" w:fill="FFFFFF"/>
        </w:rPr>
        <w:t>2004</w:t>
      </w:r>
      <w:r w:rsidRPr="00341817">
        <w:rPr>
          <w:rFonts w:asciiTheme="minorEastAsia" w:eastAsiaTheme="minorEastAsia" w:hAnsiTheme="minorEastAsia" w:cs="Helvetica Neue" w:hint="eastAsia"/>
          <w:color w:val="333333"/>
          <w:szCs w:val="24"/>
          <w:shd w:val="clear" w:color="auto" w:fill="FFFFFF"/>
        </w:rPr>
        <w:t>年间，世界上三大最受欢迎的社交网络服务类网站是</w:t>
      </w:r>
      <w:r w:rsidRPr="00341817">
        <w:rPr>
          <w:rFonts w:asciiTheme="minorEastAsia" w:eastAsiaTheme="minorEastAsia" w:hAnsiTheme="minorEastAsia" w:cs="宋体" w:hint="eastAsia"/>
          <w:color w:val="333333"/>
          <w:szCs w:val="24"/>
          <w:shd w:val="clear" w:color="auto" w:fill="FFFFFF"/>
        </w:rPr>
        <w:t>Friendster</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MySpace</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Bebo</w:t>
      </w:r>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在</w:t>
      </w:r>
      <w:r w:rsidRPr="00341817">
        <w:rPr>
          <w:rFonts w:asciiTheme="minorEastAsia" w:eastAsiaTheme="minorEastAsia" w:hAnsiTheme="minorEastAsia" w:cs="宋体" w:hint="eastAsia"/>
          <w:color w:val="333333"/>
          <w:szCs w:val="24"/>
          <w:shd w:val="clear" w:color="auto" w:fill="FFFFFF"/>
        </w:rPr>
        <w:t>2005</w:t>
      </w:r>
      <w:r w:rsidRPr="00341817">
        <w:rPr>
          <w:rFonts w:asciiTheme="minorEastAsia" w:eastAsiaTheme="minorEastAsia" w:hAnsiTheme="minorEastAsia" w:cs="Helvetica Neue" w:hint="eastAsia"/>
          <w:color w:val="333333"/>
          <w:szCs w:val="24"/>
          <w:shd w:val="clear" w:color="auto" w:fill="FFFFFF"/>
        </w:rPr>
        <w:t>年之际</w:t>
      </w:r>
      <w:r w:rsidRPr="00341817">
        <w:rPr>
          <w:rFonts w:asciiTheme="minorEastAsia" w:eastAsiaTheme="minorEastAsia" w:hAnsiTheme="minorEastAsia" w:cs="宋体" w:hint="eastAsia"/>
          <w:color w:val="333333"/>
          <w:szCs w:val="24"/>
          <w:shd w:val="clear" w:color="auto" w:fill="FFFFFF"/>
        </w:rPr>
        <w:t>MySpace</w:t>
      </w:r>
      <w:r w:rsidRPr="00341817">
        <w:rPr>
          <w:rFonts w:asciiTheme="minorEastAsia" w:eastAsiaTheme="minorEastAsia" w:hAnsiTheme="minorEastAsia" w:cs="Helvetica Neue" w:hint="eastAsia"/>
          <w:color w:val="333333"/>
          <w:szCs w:val="24"/>
          <w:shd w:val="clear" w:color="auto" w:fill="FFFFFF"/>
        </w:rPr>
        <w:t>成为了世上最巨大的社交网络服务类网站。传闻当时其页面访问量超越了作为著名搜索引擎的</w:t>
      </w:r>
      <w:r w:rsidRPr="00341817">
        <w:rPr>
          <w:rFonts w:asciiTheme="minorEastAsia" w:eastAsiaTheme="minorEastAsia" w:hAnsiTheme="minorEastAsia" w:cs="宋体" w:hint="eastAsia"/>
          <w:color w:val="333333"/>
          <w:szCs w:val="24"/>
          <w:shd w:val="clear" w:color="auto" w:fill="FFFFFF"/>
        </w:rPr>
        <w:t>Google</w:t>
      </w:r>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宋体" w:hint="eastAsia"/>
          <w:color w:val="333333"/>
          <w:szCs w:val="24"/>
          <w:shd w:val="clear" w:color="auto" w:fill="FFFFFF"/>
        </w:rPr>
        <w:t>2006</w:t>
      </w:r>
      <w:r w:rsidRPr="00341817">
        <w:rPr>
          <w:rFonts w:asciiTheme="minorEastAsia" w:eastAsiaTheme="minorEastAsia" w:hAnsiTheme="minorEastAsia" w:cs="Helvetica Neue" w:hint="eastAsia"/>
          <w:color w:val="333333"/>
          <w:szCs w:val="24"/>
          <w:shd w:val="clear" w:color="auto" w:fill="FFFFFF"/>
        </w:rPr>
        <w:t>年第三方被允许开发基于</w:t>
      </w:r>
      <w:r w:rsidRPr="00341817">
        <w:rPr>
          <w:rFonts w:asciiTheme="minorEastAsia" w:eastAsiaTheme="minorEastAsia" w:hAnsiTheme="minorEastAsia" w:cs="宋体" w:hint="eastAsia"/>
          <w:color w:val="333333"/>
          <w:szCs w:val="24"/>
          <w:shd w:val="clear" w:color="auto" w:fill="FFFFFF"/>
        </w:rPr>
        <w:t>Facebook</w:t>
      </w:r>
      <w:r w:rsidRPr="00341817">
        <w:rPr>
          <w:rFonts w:asciiTheme="minorEastAsia" w:eastAsiaTheme="minorEastAsia" w:hAnsiTheme="minorEastAsia" w:cs="Helvetica Neue" w:hint="eastAsia"/>
          <w:color w:val="333333"/>
          <w:szCs w:val="24"/>
          <w:shd w:val="clear" w:color="auto" w:fill="FFFFFF"/>
        </w:rPr>
        <w:t>的网站</w:t>
      </w:r>
      <w:r w:rsidRPr="00341817">
        <w:rPr>
          <w:rFonts w:asciiTheme="minorEastAsia" w:eastAsiaTheme="minorEastAsia" w:hAnsiTheme="minorEastAsia" w:cs="宋体" w:hint="eastAsia"/>
          <w:color w:val="333333"/>
          <w:szCs w:val="24"/>
          <w:shd w:val="clear" w:color="auto" w:fill="FFFFFF"/>
        </w:rPr>
        <w:t>API</w:t>
      </w:r>
      <w:r w:rsidRPr="00341817">
        <w:rPr>
          <w:rFonts w:asciiTheme="minorEastAsia" w:eastAsiaTheme="minorEastAsia" w:hAnsiTheme="minorEastAsia" w:cs="Helvetica Neue" w:hint="eastAsia"/>
          <w:color w:val="333333"/>
          <w:szCs w:val="24"/>
          <w:shd w:val="clear" w:color="auto" w:fill="FFFFFF"/>
        </w:rPr>
        <w:t>的应用，使得</w:t>
      </w:r>
      <w:r w:rsidRPr="00341817">
        <w:rPr>
          <w:rFonts w:asciiTheme="minorEastAsia" w:eastAsiaTheme="minorEastAsia" w:hAnsiTheme="minorEastAsia" w:cs="宋体" w:hint="eastAsia"/>
          <w:color w:val="333333"/>
          <w:szCs w:val="24"/>
          <w:shd w:val="clear" w:color="auto" w:fill="FFFFFF"/>
        </w:rPr>
        <w:t>Facebook</w:t>
      </w:r>
      <w:r w:rsidRPr="00341817">
        <w:rPr>
          <w:rFonts w:asciiTheme="minorEastAsia" w:eastAsiaTheme="minorEastAsia" w:hAnsiTheme="minorEastAsia" w:cs="Helvetica Neue" w:hint="eastAsia"/>
          <w:color w:val="333333"/>
          <w:szCs w:val="24"/>
          <w:shd w:val="clear" w:color="auto" w:fill="FFFFFF"/>
        </w:rPr>
        <w:t>随后一跃成为全球用户量增长最快的网站。有更多的网站随后加入自己或是第三方开发者的</w:t>
      </w:r>
      <w:r w:rsidRPr="00341817">
        <w:rPr>
          <w:rFonts w:asciiTheme="minorEastAsia" w:eastAsiaTheme="minorEastAsia" w:hAnsiTheme="minorEastAsia" w:cs="宋体" w:hint="eastAsia"/>
          <w:color w:val="333333"/>
          <w:szCs w:val="24"/>
          <w:shd w:val="clear" w:color="auto" w:fill="FFFFFF"/>
        </w:rPr>
        <w:t>API</w:t>
      </w:r>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社交服务网站的发展验证了</w:t>
      </w:r>
      <w:r w:rsidRPr="00341817">
        <w:rPr>
          <w:rFonts w:asciiTheme="minorEastAsia" w:eastAsiaTheme="minorEastAsia" w:hAnsiTheme="minorEastAsia" w:cs="Helvetica Neue" w:hint="eastAsia"/>
          <w:b/>
          <w:bCs/>
          <w:color w:val="333333"/>
          <w:szCs w:val="24"/>
          <w:shd w:val="clear" w:color="auto" w:fill="FFFFFF"/>
        </w:rPr>
        <w:t>【六度分隔理论】</w:t>
      </w:r>
      <w:r w:rsidRPr="00341817">
        <w:rPr>
          <w:rFonts w:asciiTheme="minorEastAsia" w:eastAsiaTheme="minorEastAsia" w:hAnsiTheme="minorEastAsia" w:cs="Helvetica Neue" w:hint="eastAsia"/>
          <w:color w:val="333333"/>
          <w:szCs w:val="24"/>
          <w:shd w:val="clear" w:color="auto" w:fill="FFFFFF"/>
        </w:rPr>
        <w:t>，即“人际关系脉络方面你必然可以通过不超出六位中间人间接与世上任意先生女士相识”。个体的社交圈会不断地扩大和重叠并在最终形成大的社交网络。在此</w:t>
      </w:r>
      <w:proofErr w:type="gramStart"/>
      <w:r w:rsidRPr="00341817">
        <w:rPr>
          <w:rFonts w:asciiTheme="minorEastAsia" w:eastAsiaTheme="minorEastAsia" w:hAnsiTheme="minorEastAsia" w:cs="Helvetica Neue" w:hint="eastAsia"/>
          <w:color w:val="333333"/>
          <w:szCs w:val="24"/>
          <w:shd w:val="clear" w:color="auto" w:fill="FFFFFF"/>
        </w:rPr>
        <w:t>类通过</w:t>
      </w:r>
      <w:proofErr w:type="gramEnd"/>
      <w:r w:rsidRPr="00341817">
        <w:rPr>
          <w:rFonts w:asciiTheme="minorEastAsia" w:eastAsiaTheme="minorEastAsia" w:hAnsiTheme="minorEastAsia" w:cs="Helvetica Neue" w:hint="eastAsia"/>
          <w:color w:val="333333"/>
          <w:szCs w:val="24"/>
          <w:shd w:val="clear" w:color="auto" w:fill="FFFFFF"/>
        </w:rPr>
        <w:t>对“朋友的朋友是朋友”原则的实现而得到发展的线上社交网络中，</w:t>
      </w:r>
      <w:r w:rsidRPr="00341817">
        <w:rPr>
          <w:rFonts w:asciiTheme="minorEastAsia" w:eastAsiaTheme="minorEastAsia" w:hAnsiTheme="minorEastAsia" w:cs="宋体" w:hint="eastAsia"/>
          <w:color w:val="333333"/>
          <w:szCs w:val="24"/>
          <w:shd w:val="clear" w:color="auto" w:fill="FFFFFF"/>
        </w:rPr>
        <w:t>Friendster</w:t>
      </w:r>
      <w:r w:rsidRPr="00341817">
        <w:rPr>
          <w:rFonts w:asciiTheme="minorEastAsia" w:eastAsiaTheme="minorEastAsia" w:hAnsiTheme="minorEastAsia" w:cs="Helvetica Neue" w:hint="eastAsia"/>
          <w:color w:val="333333"/>
          <w:szCs w:val="24"/>
          <w:shd w:val="clear" w:color="auto" w:fill="FFFFFF"/>
        </w:rPr>
        <w:t>具备一定的代表性。</w:t>
      </w:r>
    </w:p>
    <w:p w:rsidR="00EF2F44" w:rsidRPr="00341817" w:rsidRDefault="004D3858">
      <w:pPr>
        <w:ind w:firstLine="420"/>
        <w:rPr>
          <w:rFonts w:asciiTheme="minorEastAsia" w:eastAsiaTheme="minorEastAsia" w:hAnsiTheme="minorEastAsia" w:hint="eastAsia"/>
        </w:rPr>
      </w:pPr>
      <w:r w:rsidRPr="00341817">
        <w:rPr>
          <w:rFonts w:asciiTheme="minorEastAsia" w:eastAsiaTheme="minorEastAsia" w:hAnsiTheme="minorEastAsia" w:cs="宋体"/>
          <w:noProof/>
          <w:szCs w:val="24"/>
        </w:rPr>
        <w:lastRenderedPageBreak/>
        <w:drawing>
          <wp:inline distT="0" distB="0" distL="0" distR="0" wp14:anchorId="319237E9" wp14:editId="5177A3E9">
            <wp:extent cx="5202555" cy="4246245"/>
            <wp:effectExtent l="0" t="0" r="0" b="1905"/>
            <wp:docPr id="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2555" cy="4246245"/>
                    </a:xfrm>
                    <a:prstGeom prst="rect">
                      <a:avLst/>
                    </a:prstGeom>
                    <a:noFill/>
                    <a:ln>
                      <a:noFill/>
                    </a:ln>
                  </pic:spPr>
                </pic:pic>
              </a:graphicData>
            </a:graphic>
          </wp:inline>
        </w:drawing>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但“朋友的朋友”，只是社交拓展的一种方式，而并非社交拓展的全部。因此，一般所谓的</w:t>
      </w:r>
      <w:r w:rsidRPr="00341817">
        <w:rPr>
          <w:rFonts w:asciiTheme="minorEastAsia" w:eastAsiaTheme="minorEastAsia" w:hAnsiTheme="minorEastAsia" w:cs="宋体" w:hint="eastAsia"/>
          <w:color w:val="333333"/>
          <w:szCs w:val="24"/>
          <w:shd w:val="clear" w:color="auto" w:fill="FFFFFF"/>
        </w:rPr>
        <w:t>SNS</w:t>
      </w:r>
      <w:r w:rsidRPr="00341817">
        <w:rPr>
          <w:rFonts w:asciiTheme="minorEastAsia" w:eastAsiaTheme="minorEastAsia" w:hAnsiTheme="minorEastAsia" w:cs="Helvetica Neue" w:hint="eastAsia"/>
          <w:color w:val="333333"/>
          <w:szCs w:val="24"/>
          <w:shd w:val="clear" w:color="auto" w:fill="FFFFFF"/>
        </w:rPr>
        <w:t>，则其含义还远不止“朋友的朋友”这个层面。比如根据</w:t>
      </w:r>
      <w:proofErr w:type="gramStart"/>
      <w:r w:rsidRPr="00341817">
        <w:rPr>
          <w:rFonts w:asciiTheme="minorEastAsia" w:eastAsiaTheme="minorEastAsia" w:hAnsiTheme="minorEastAsia" w:cs="Helvetica Neue" w:hint="eastAsia"/>
          <w:color w:val="333333"/>
          <w:szCs w:val="24"/>
          <w:shd w:val="clear" w:color="auto" w:fill="FFFFFF"/>
        </w:rPr>
        <w:t>相同话题</w:t>
      </w:r>
      <w:proofErr w:type="gramEnd"/>
      <w:r w:rsidRPr="00341817">
        <w:rPr>
          <w:rFonts w:asciiTheme="minorEastAsia" w:eastAsiaTheme="minorEastAsia" w:hAnsiTheme="minorEastAsia" w:cs="Helvetica Neue" w:hint="eastAsia"/>
          <w:color w:val="333333"/>
          <w:szCs w:val="24"/>
          <w:shd w:val="clear" w:color="auto" w:fill="FFFFFF"/>
        </w:rPr>
        <w:t>进行凝聚（如贴吧）、根据爱好进行凝聚（如</w:t>
      </w:r>
      <w:r w:rsidRPr="00341817">
        <w:rPr>
          <w:rFonts w:asciiTheme="minorEastAsia" w:eastAsiaTheme="minorEastAsia" w:hAnsiTheme="minorEastAsia" w:cs="宋体" w:hint="eastAsia"/>
          <w:color w:val="333333"/>
          <w:szCs w:val="24"/>
          <w:shd w:val="clear" w:color="auto" w:fill="FFFFFF"/>
        </w:rPr>
        <w:t>Fexion</w:t>
      </w:r>
      <w:r w:rsidRPr="00341817">
        <w:rPr>
          <w:rFonts w:asciiTheme="minorEastAsia" w:eastAsiaTheme="minorEastAsia" w:hAnsiTheme="minorEastAsia" w:cs="Helvetica Neue" w:hint="eastAsia"/>
          <w:color w:val="333333"/>
          <w:szCs w:val="24"/>
          <w:shd w:val="clear" w:color="auto" w:fill="FFFFFF"/>
        </w:rPr>
        <w:t>网）、根据学习经历进行凝聚（如</w:t>
      </w:r>
      <w:r w:rsidRPr="00341817">
        <w:rPr>
          <w:rFonts w:asciiTheme="minorEastAsia" w:eastAsiaTheme="minorEastAsia" w:hAnsiTheme="minorEastAsia" w:cs="宋体" w:hint="eastAsia"/>
          <w:color w:val="333333"/>
          <w:szCs w:val="24"/>
          <w:shd w:val="clear" w:color="auto" w:fill="FFFFFF"/>
        </w:rPr>
        <w:t>Facebook</w:t>
      </w:r>
      <w:r w:rsidRPr="00341817">
        <w:rPr>
          <w:rFonts w:asciiTheme="minorEastAsia" w:eastAsiaTheme="minorEastAsia" w:hAnsiTheme="minorEastAsia" w:cs="Helvetica Neue" w:hint="eastAsia"/>
          <w:color w:val="333333"/>
          <w:szCs w:val="24"/>
          <w:shd w:val="clear" w:color="auto" w:fill="FFFFFF"/>
        </w:rPr>
        <w:t>，人人网）、根据工作经历进行凝聚（</w:t>
      </w:r>
      <w:proofErr w:type="gramStart"/>
      <w:r w:rsidRPr="00341817">
        <w:rPr>
          <w:rFonts w:asciiTheme="minorEastAsia" w:eastAsiaTheme="minorEastAsia" w:hAnsiTheme="minorEastAsia" w:cs="Helvetica Neue" w:hint="eastAsia"/>
          <w:color w:val="333333"/>
          <w:szCs w:val="24"/>
          <w:shd w:val="clear" w:color="auto" w:fill="FFFFFF"/>
        </w:rPr>
        <w:t>如尚班</w:t>
      </w:r>
      <w:proofErr w:type="gramEnd"/>
      <w:r w:rsidRPr="00341817">
        <w:rPr>
          <w:rFonts w:asciiTheme="minorEastAsia" w:eastAsiaTheme="minorEastAsia" w:hAnsiTheme="minorEastAsia" w:cs="Helvetica Neue" w:hint="eastAsia"/>
          <w:color w:val="333333"/>
          <w:szCs w:val="24"/>
          <w:shd w:val="clear" w:color="auto" w:fill="FFFFFF"/>
        </w:rPr>
        <w:t>族、大街网）、根据周末出游的相同地点进行凝聚、根据中国农民应用网络的方式凝聚（如</w:t>
      </w:r>
      <w:proofErr w:type="gramStart"/>
      <w:r w:rsidRPr="00341817">
        <w:rPr>
          <w:rFonts w:asciiTheme="minorEastAsia" w:eastAsiaTheme="minorEastAsia" w:hAnsiTheme="minorEastAsia" w:cs="Helvetica Neue" w:hint="eastAsia"/>
          <w:color w:val="333333"/>
          <w:szCs w:val="24"/>
          <w:shd w:val="clear" w:color="auto" w:fill="FFFFFF"/>
        </w:rPr>
        <w:t>农享网</w:t>
      </w:r>
      <w:proofErr w:type="gramEnd"/>
      <w:r w:rsidRPr="00341817">
        <w:rPr>
          <w:rFonts w:asciiTheme="minorEastAsia" w:eastAsiaTheme="minorEastAsia" w:hAnsiTheme="minorEastAsia" w:cs="Helvetica Neue" w:hint="eastAsia"/>
          <w:color w:val="333333"/>
          <w:szCs w:val="24"/>
          <w:shd w:val="clear" w:color="auto" w:fill="FFFFFF"/>
        </w:rPr>
        <w:t>）等，都被纳入“</w:t>
      </w:r>
      <w:r w:rsidRPr="00341817">
        <w:rPr>
          <w:rFonts w:asciiTheme="minorEastAsia" w:eastAsiaTheme="minorEastAsia" w:hAnsiTheme="minorEastAsia" w:cs="宋体" w:hint="eastAsia"/>
          <w:color w:val="333333"/>
          <w:szCs w:val="24"/>
          <w:shd w:val="clear" w:color="auto" w:fill="FFFFFF"/>
        </w:rPr>
        <w:t>SNS”</w:t>
      </w:r>
      <w:r w:rsidRPr="00341817">
        <w:rPr>
          <w:rFonts w:asciiTheme="minorEastAsia" w:eastAsiaTheme="minorEastAsia" w:hAnsiTheme="minorEastAsia" w:cs="Helvetica Neue" w:hint="eastAsia"/>
          <w:color w:val="333333"/>
          <w:szCs w:val="24"/>
          <w:shd w:val="clear" w:color="auto" w:fill="FFFFFF"/>
        </w:rPr>
        <w:t>的范畴。</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社交服务类网站最早出现商业盈利目的是在2005年3月</w:t>
      </w:r>
      <w:proofErr w:type="gramStart"/>
      <w:r w:rsidRPr="00341817">
        <w:rPr>
          <w:rFonts w:asciiTheme="minorEastAsia" w:eastAsiaTheme="minorEastAsia" w:hAnsiTheme="minorEastAsia" w:cs="Helvetica Neue" w:hint="eastAsia"/>
          <w:color w:val="333333"/>
          <w:szCs w:val="24"/>
          <w:shd w:val="clear" w:color="auto" w:fill="FFFFFF"/>
        </w:rPr>
        <w:t>雅虎对雅</w:t>
      </w:r>
      <w:proofErr w:type="gramEnd"/>
      <w:r w:rsidRPr="00341817">
        <w:rPr>
          <w:rFonts w:asciiTheme="minorEastAsia" w:eastAsiaTheme="minorEastAsia" w:hAnsiTheme="minorEastAsia" w:cs="Helvetica Neue" w:hint="eastAsia"/>
          <w:color w:val="333333"/>
          <w:szCs w:val="24"/>
          <w:shd w:val="clear" w:color="auto" w:fill="FFFFFF"/>
        </w:rPr>
        <w:t>虎360°的推出。在2005年6月新闻集团成功收购MySpace。随后在2005年12月，英国ITV购得Friends Reunited。此后在世界的各地涌现出各种不同语言的社交网络服务类网站。</w:t>
      </w:r>
    </w:p>
    <w:p w:rsidR="00EF2F44" w:rsidRPr="00341817" w:rsidRDefault="00EF2F44">
      <w:pPr>
        <w:spacing w:line="360" w:lineRule="auto"/>
        <w:rPr>
          <w:rFonts w:asciiTheme="minorEastAsia" w:eastAsiaTheme="minorEastAsia" w:hAnsiTheme="minorEastAsia" w:cs="Helvetica Neue" w:hint="eastAsia"/>
          <w:b/>
          <w:bCs/>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【社交网络的基本功能】</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纪录个人数据</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hint="eastAsia"/>
          <w:color w:val="333333"/>
          <w:szCs w:val="24"/>
          <w:shd w:val="clear" w:color="auto" w:fill="FFFFFF"/>
        </w:rPr>
      </w:pPr>
      <w:proofErr w:type="gramStart"/>
      <w:r w:rsidRPr="00341817">
        <w:rPr>
          <w:rFonts w:asciiTheme="minorEastAsia" w:eastAsiaTheme="minorEastAsia" w:hAnsiTheme="minorEastAsia" w:cs="Helvetica Neue" w:hint="eastAsia"/>
          <w:color w:val="333333"/>
          <w:szCs w:val="24"/>
          <w:shd w:val="clear" w:color="auto" w:fill="FFFFFF"/>
        </w:rPr>
        <w:t>私讯功能</w:t>
      </w:r>
      <w:proofErr w:type="gramEnd"/>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用户相互链接的功能</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用户检索的功能</w:t>
      </w:r>
    </w:p>
    <w:p w:rsidR="00EF2F44" w:rsidRPr="00341817" w:rsidRDefault="00EF2F44">
      <w:pPr>
        <w:numPr>
          <w:ilvl w:val="0"/>
          <w:numId w:val="2"/>
        </w:numPr>
        <w:tabs>
          <w:tab w:val="left" w:pos="420"/>
        </w:tabs>
        <w:ind w:left="840"/>
        <w:rPr>
          <w:rFonts w:asciiTheme="minorEastAsia" w:eastAsiaTheme="minorEastAsia" w:hAnsiTheme="minorEastAsia" w:hint="eastAsia"/>
        </w:rPr>
      </w:pPr>
      <w:r w:rsidRPr="00341817">
        <w:rPr>
          <w:rFonts w:asciiTheme="minorEastAsia" w:eastAsiaTheme="minorEastAsia" w:hAnsiTheme="minorEastAsia" w:hint="eastAsia"/>
        </w:rPr>
        <w:lastRenderedPageBreak/>
        <w:t>日记（博客）的功能</w:t>
      </w:r>
    </w:p>
    <w:p w:rsidR="00EF2F44" w:rsidRPr="00341817" w:rsidRDefault="00EF2F44">
      <w:pPr>
        <w:numPr>
          <w:ilvl w:val="0"/>
          <w:numId w:val="2"/>
        </w:numPr>
        <w:tabs>
          <w:tab w:val="left" w:pos="420"/>
        </w:tabs>
        <w:ind w:left="840"/>
        <w:rPr>
          <w:rFonts w:asciiTheme="minorEastAsia" w:eastAsiaTheme="minorEastAsia" w:hAnsiTheme="minorEastAsia" w:hint="eastAsia"/>
        </w:rPr>
      </w:pPr>
      <w:r w:rsidRPr="00341817">
        <w:rPr>
          <w:rFonts w:asciiTheme="minorEastAsia" w:eastAsiaTheme="minorEastAsia" w:hAnsiTheme="minorEastAsia" w:hint="eastAsia"/>
        </w:rPr>
        <w:t>社区的功能（包括公开的社区(open group)、不公开的社区(not open group)、秘密社区(closed group)等。）</w:t>
      </w:r>
    </w:p>
    <w:p w:rsidR="00EF2F44" w:rsidRPr="00341817" w:rsidRDefault="00EF2F44">
      <w:pPr>
        <w:spacing w:line="360" w:lineRule="auto"/>
        <w:rPr>
          <w:rFonts w:asciiTheme="minorEastAsia" w:eastAsiaTheme="minorEastAsia" w:hAnsiTheme="minorEastAsia" w:cs="Helvetica Neue" w:hint="eastAsia"/>
          <w:b/>
          <w:bCs/>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【社交网络的高级功能】</w:t>
      </w:r>
    </w:p>
    <w:p w:rsidR="00EF2F44" w:rsidRPr="00341817" w:rsidRDefault="00EF2F44">
      <w:pPr>
        <w:numPr>
          <w:ilvl w:val="0"/>
          <w:numId w:val="3"/>
        </w:numPr>
        <w:tabs>
          <w:tab w:val="left" w:pos="420"/>
        </w:tabs>
        <w:rPr>
          <w:rFonts w:asciiTheme="minorEastAsia" w:eastAsiaTheme="minorEastAsia" w:hAnsiTheme="minorEastAsia" w:hint="eastAsia"/>
        </w:rPr>
      </w:pPr>
      <w:r w:rsidRPr="00341817">
        <w:rPr>
          <w:rFonts w:asciiTheme="minorEastAsia" w:eastAsiaTheme="minorEastAsia" w:hAnsiTheme="minorEastAsia" w:hint="eastAsia"/>
        </w:rPr>
        <w:t>提供地点打卡的功能。</w:t>
      </w:r>
    </w:p>
    <w:p w:rsidR="00EF2F44" w:rsidRPr="00341817" w:rsidRDefault="00EF2F44">
      <w:pPr>
        <w:numPr>
          <w:ilvl w:val="0"/>
          <w:numId w:val="3"/>
        </w:numPr>
        <w:tabs>
          <w:tab w:val="left" w:pos="420"/>
        </w:tabs>
        <w:rPr>
          <w:rFonts w:asciiTheme="minorEastAsia" w:eastAsiaTheme="minorEastAsia" w:hAnsiTheme="minorEastAsia" w:hint="eastAsia"/>
          <w:b/>
          <w:bCs/>
        </w:rPr>
      </w:pPr>
      <w:r w:rsidRPr="00341817">
        <w:rPr>
          <w:rFonts w:asciiTheme="minorEastAsia" w:eastAsiaTheme="minorEastAsia" w:hAnsiTheme="minorEastAsia" w:hint="eastAsia"/>
        </w:rPr>
        <w:t>可以针对某一议题设立可讨论的专页，惟其权限只限于开设版面的</w:t>
      </w:r>
      <w:proofErr w:type="gramStart"/>
      <w:r w:rsidRPr="00341817">
        <w:rPr>
          <w:rFonts w:asciiTheme="minorEastAsia" w:eastAsiaTheme="minorEastAsia" w:hAnsiTheme="minorEastAsia" w:hint="eastAsia"/>
        </w:rPr>
        <w:t>创版人与其</w:t>
      </w:r>
      <w:proofErr w:type="gramEnd"/>
      <w:r w:rsidRPr="00341817">
        <w:rPr>
          <w:rFonts w:asciiTheme="minorEastAsia" w:eastAsiaTheme="minorEastAsia" w:hAnsiTheme="minorEastAsia" w:hint="eastAsia"/>
        </w:rPr>
        <w:t>所允许的管理员。</w:t>
      </w:r>
    </w:p>
    <w:p w:rsidR="00EF2F44" w:rsidRPr="00341817" w:rsidRDefault="00EF2F44" w:rsidP="0077416A">
      <w:pPr>
        <w:pStyle w:val="2"/>
        <w:rPr>
          <w:rFonts w:asciiTheme="minorEastAsia" w:eastAsiaTheme="minorEastAsia" w:hAnsiTheme="minorEastAsia"/>
        </w:rPr>
      </w:pPr>
      <w:bookmarkStart w:id="17" w:name="_Toc416037763"/>
      <w:r w:rsidRPr="00341817">
        <w:rPr>
          <w:rFonts w:asciiTheme="minorEastAsia" w:eastAsiaTheme="minorEastAsia" w:hAnsiTheme="minorEastAsia"/>
        </w:rPr>
        <w:t>2.</w:t>
      </w:r>
      <w:r w:rsidR="0077416A" w:rsidRPr="00341817">
        <w:rPr>
          <w:rFonts w:asciiTheme="minorEastAsia" w:eastAsiaTheme="minorEastAsia" w:hAnsiTheme="minorEastAsia"/>
        </w:rPr>
        <w:t>3</w:t>
      </w:r>
      <w:r w:rsidRPr="00341817">
        <w:rPr>
          <w:rFonts w:asciiTheme="minorEastAsia" w:eastAsiaTheme="minorEastAsia" w:hAnsiTheme="minorEastAsia"/>
        </w:rPr>
        <w:t>研究意义</w:t>
      </w:r>
      <w:bookmarkEnd w:id="17"/>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随着人们的沟通方式的多样化，信息化水平的不断提高，网络上出现了越来越多的各种各样的交流平台，有专业技术交流，也有日常生活的点点滴滴，例如，58同城，赶集类的网站侧重解决越来越多的人们工作难，就业难的问题，饿了么，最近火热的订餐网站，。。。。我们会发现越来越多的交流网站的目标在不断的细化，不断的切合实际，解决人们日益出现的问题，对于毕业生找工作的，或者马上也毕业，准备实习的同学来说，他们的压力也很大，除了要面临更大的毕业生多，就业岗位少的现实外，还要顶着各种没有工作经验，没有实践能力的公司苛刻，所以缓解大学生就业压力很重要，虽然有</w:t>
      </w:r>
      <w:proofErr w:type="gramStart"/>
      <w:r w:rsidRPr="00341817">
        <w:rPr>
          <w:rFonts w:asciiTheme="minorEastAsia" w:eastAsiaTheme="minorEastAsia" w:hAnsiTheme="minorEastAsia" w:cs="Helvetica Neue" w:hint="eastAsia"/>
          <w:color w:val="333333"/>
          <w:szCs w:val="24"/>
          <w:shd w:val="clear" w:color="auto" w:fill="FFFFFF"/>
        </w:rPr>
        <w:t>人人网</w:t>
      </w:r>
      <w:proofErr w:type="gramEnd"/>
      <w:r w:rsidRPr="00341817">
        <w:rPr>
          <w:rFonts w:asciiTheme="minorEastAsia" w:eastAsiaTheme="minorEastAsia" w:hAnsiTheme="minorEastAsia" w:cs="Helvetica Neue" w:hint="eastAsia"/>
          <w:color w:val="333333"/>
          <w:szCs w:val="24"/>
          <w:shd w:val="clear" w:color="auto" w:fill="FFFFFF"/>
        </w:rPr>
        <w:t>等一些校内网站在解决各自问题，但是对于大部分毕业生的就业问题的</w:t>
      </w:r>
      <w:proofErr w:type="gramStart"/>
      <w:r w:rsidRPr="00341817">
        <w:rPr>
          <w:rFonts w:asciiTheme="minorEastAsia" w:eastAsiaTheme="minorEastAsia" w:hAnsiTheme="minorEastAsia" w:cs="Helvetica Neue" w:hint="eastAsia"/>
          <w:color w:val="333333"/>
          <w:szCs w:val="24"/>
          <w:shd w:val="clear" w:color="auto" w:fill="FFFFFF"/>
        </w:rPr>
        <w:t>的</w:t>
      </w:r>
      <w:proofErr w:type="gramEnd"/>
      <w:r w:rsidRPr="00341817">
        <w:rPr>
          <w:rFonts w:asciiTheme="minorEastAsia" w:eastAsiaTheme="minorEastAsia" w:hAnsiTheme="minorEastAsia" w:cs="Helvetica Neue" w:hint="eastAsia"/>
          <w:color w:val="333333"/>
          <w:szCs w:val="24"/>
          <w:shd w:val="clear" w:color="auto" w:fill="FFFFFF"/>
        </w:rPr>
        <w:t>解决需要全面的把握！此社交网站在解决毕业生矛盾的同时，对于维护社会的安定也有潜在的意义</w:t>
      </w:r>
    </w:p>
    <w:p w:rsidR="00EF2F44" w:rsidRPr="00341817" w:rsidRDefault="00EF2F44" w:rsidP="0077416A">
      <w:pPr>
        <w:pStyle w:val="2"/>
        <w:rPr>
          <w:rFonts w:asciiTheme="minorEastAsia" w:eastAsiaTheme="minorEastAsia" w:hAnsiTheme="minorEastAsia"/>
        </w:rPr>
      </w:pPr>
      <w:bookmarkStart w:id="18" w:name="_Toc416037764"/>
      <w:r w:rsidRPr="00341817">
        <w:rPr>
          <w:rFonts w:asciiTheme="minorEastAsia" w:eastAsiaTheme="minorEastAsia" w:hAnsiTheme="minorEastAsia"/>
        </w:rPr>
        <w:t>2.</w:t>
      </w:r>
      <w:r w:rsidR="0077416A" w:rsidRPr="00341817">
        <w:rPr>
          <w:rFonts w:asciiTheme="minorEastAsia" w:eastAsiaTheme="minorEastAsia" w:hAnsiTheme="minorEastAsia"/>
        </w:rPr>
        <w:t>4</w:t>
      </w:r>
      <w:r w:rsidRPr="00341817">
        <w:rPr>
          <w:rFonts w:asciiTheme="minorEastAsia" w:eastAsiaTheme="minorEastAsia" w:hAnsiTheme="minorEastAsia"/>
        </w:rPr>
        <w:t>论文的组织结构</w:t>
      </w:r>
      <w:bookmarkEnd w:id="18"/>
    </w:p>
    <w:p w:rsidR="00EF2F44" w:rsidRPr="00341817" w:rsidRDefault="00EF2F44">
      <w:pPr>
        <w:pStyle w:val="a7"/>
        <w:spacing w:before="0" w:beforeAutospacing="0" w:after="76" w:afterAutospacing="0" w:line="360" w:lineRule="atLeast"/>
        <w:rPr>
          <w:rFonts w:asciiTheme="minorEastAsia" w:eastAsiaTheme="minorEastAsia" w:hAnsiTheme="minorEastAsia" w:cs="宋体" w:hint="eastAsia"/>
          <w:b/>
          <w:bCs/>
          <w:sz w:val="21"/>
          <w:szCs w:val="21"/>
        </w:rPr>
      </w:pPr>
      <w:r w:rsidRPr="00341817">
        <w:rPr>
          <w:rFonts w:asciiTheme="minorEastAsia" w:eastAsiaTheme="minorEastAsia" w:hAnsiTheme="minorEastAsia" w:cs="宋体" w:hint="eastAsia"/>
          <w:b/>
          <w:bCs/>
          <w:sz w:val="21"/>
          <w:szCs w:val="21"/>
        </w:rPr>
        <w:t>用visio来描述</w:t>
      </w:r>
    </w:p>
    <w:p w:rsidR="00EF2F44" w:rsidRPr="00341817" w:rsidRDefault="00EF2F44">
      <w:pPr>
        <w:pStyle w:val="a7"/>
        <w:spacing w:before="0" w:beforeAutospacing="0" w:after="76" w:afterAutospacing="0" w:line="360" w:lineRule="atLeast"/>
        <w:rPr>
          <w:rFonts w:asciiTheme="minorEastAsia" w:eastAsiaTheme="minorEastAsia" w:hAnsiTheme="minorEastAsia" w:cs="宋体" w:hint="eastAsia"/>
          <w:b/>
          <w:bCs/>
          <w:sz w:val="21"/>
          <w:szCs w:val="21"/>
        </w:rPr>
      </w:pPr>
    </w:p>
    <w:p w:rsidR="00EF2F44" w:rsidRPr="00341817" w:rsidRDefault="0077416A" w:rsidP="0077416A">
      <w:pPr>
        <w:pStyle w:val="2"/>
        <w:rPr>
          <w:rFonts w:asciiTheme="minorEastAsia" w:eastAsiaTheme="minorEastAsia" w:hAnsiTheme="minorEastAsia"/>
        </w:rPr>
      </w:pPr>
      <w:bookmarkStart w:id="19" w:name="_Toc416037765"/>
      <w:r w:rsidRPr="00341817">
        <w:rPr>
          <w:rFonts w:asciiTheme="minorEastAsia" w:eastAsiaTheme="minorEastAsia" w:hAnsiTheme="minorEastAsia"/>
        </w:rPr>
        <w:t>2.5</w:t>
      </w:r>
      <w:r w:rsidR="00EF2F44" w:rsidRPr="00341817">
        <w:rPr>
          <w:rFonts w:asciiTheme="minorEastAsia" w:eastAsiaTheme="minorEastAsia" w:hAnsiTheme="minorEastAsia"/>
        </w:rPr>
        <w:t>小结</w:t>
      </w:r>
      <w:bookmarkEnd w:id="19"/>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本绪论先从国内国外关于社交网络的发展做了概要的分析，然后抓住当前社会中部分社交网站涉及到的问题，和社会中日益凸显的毕业生就业难的矛盾关系，基于此，抓住这个矛盾，针对于这个问题，设计了这个面向解决这样的问题的社交网站，以此来弥补社会上已经出现的类似网站的不足，突出解决这样的社会问题！</w:t>
      </w:r>
    </w:p>
    <w:p w:rsidR="00EF2F44" w:rsidRPr="00341817" w:rsidRDefault="0077416A" w:rsidP="0077416A">
      <w:pPr>
        <w:pStyle w:val="1"/>
        <w:rPr>
          <w:rFonts w:asciiTheme="minorEastAsia" w:eastAsiaTheme="minorEastAsia" w:hAnsiTheme="minorEastAsia" w:hint="eastAsia"/>
        </w:rPr>
      </w:pPr>
      <w:bookmarkStart w:id="20" w:name="_Toc416037766"/>
      <w:r w:rsidRPr="00341817">
        <w:rPr>
          <w:rFonts w:asciiTheme="minorEastAsia" w:eastAsiaTheme="minorEastAsia" w:hAnsiTheme="minorEastAsia" w:hint="eastAsia"/>
        </w:rPr>
        <w:lastRenderedPageBreak/>
        <w:t>3</w:t>
      </w:r>
      <w:r w:rsidR="00EF2F44" w:rsidRPr="00341817">
        <w:rPr>
          <w:rFonts w:asciiTheme="minorEastAsia" w:eastAsiaTheme="minorEastAsia" w:hAnsiTheme="minorEastAsia" w:hint="eastAsia"/>
        </w:rPr>
        <w:t>系统需求分析</w:t>
      </w:r>
      <w:bookmarkEnd w:id="20"/>
    </w:p>
    <w:p w:rsidR="00EF2F44" w:rsidRPr="00341817" w:rsidRDefault="00EF2F44" w:rsidP="0077416A">
      <w:pPr>
        <w:pStyle w:val="2"/>
        <w:rPr>
          <w:rFonts w:asciiTheme="minorEastAsia" w:eastAsiaTheme="minorEastAsia" w:hAnsiTheme="minorEastAsia"/>
        </w:rPr>
      </w:pPr>
      <w:bookmarkStart w:id="21" w:name="_Toc416037767"/>
      <w:r w:rsidRPr="00341817">
        <w:rPr>
          <w:rFonts w:asciiTheme="minorEastAsia" w:eastAsiaTheme="minorEastAsia" w:hAnsiTheme="minorEastAsia"/>
        </w:rPr>
        <w:t>3.1系统总体目标</w:t>
      </w:r>
      <w:bookmarkEnd w:id="21"/>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实现用户在某个地区可以在所在的学校的群组中进行信息共享，和信息交流沟通，达到通过同校的较高信任度来完成在新的环境中快速适应和更好的工作和生活的目的，通过同校之间的互帮互助，让学校的温暖在需要的地方为需要的校友送去幸福，以此增进校友之间的友谊。</w:t>
      </w:r>
    </w:p>
    <w:p w:rsidR="00EF2F44" w:rsidRPr="00341817" w:rsidRDefault="00EF2F44" w:rsidP="0077416A">
      <w:pPr>
        <w:pStyle w:val="2"/>
        <w:rPr>
          <w:rFonts w:asciiTheme="minorEastAsia" w:eastAsiaTheme="minorEastAsia" w:hAnsiTheme="minorEastAsia"/>
        </w:rPr>
      </w:pPr>
      <w:bookmarkStart w:id="22" w:name="_Toc416037768"/>
      <w:r w:rsidRPr="00341817">
        <w:rPr>
          <w:rFonts w:asciiTheme="minorEastAsia" w:eastAsiaTheme="minorEastAsia" w:hAnsiTheme="minorEastAsia"/>
        </w:rPr>
        <w:t>3.2功能需求</w:t>
      </w:r>
      <w:bookmarkEnd w:id="22"/>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前台功能：用户可以注册登录此校友网，可以加入群组，退出群组，发表帖子，上传文件</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后台功能：实现全国主要城市的学校的信息的采集和维护(lucene),角色管理，权限管理，用户管理，群组管理，帖子管理，文件管理</w:t>
      </w:r>
    </w:p>
    <w:p w:rsidR="00EF2F44" w:rsidRPr="00341817" w:rsidRDefault="00EF2F44" w:rsidP="0077416A">
      <w:pPr>
        <w:pStyle w:val="2"/>
        <w:rPr>
          <w:rFonts w:asciiTheme="minorEastAsia" w:eastAsiaTheme="minorEastAsia" w:hAnsiTheme="minorEastAsia"/>
        </w:rPr>
      </w:pPr>
      <w:bookmarkStart w:id="23" w:name="_Toc416037769"/>
      <w:r w:rsidRPr="00341817">
        <w:rPr>
          <w:rFonts w:asciiTheme="minorEastAsia" w:eastAsiaTheme="minorEastAsia" w:hAnsiTheme="minorEastAsia"/>
        </w:rPr>
        <w:t>3.3性能需求</w:t>
      </w:r>
      <w:bookmarkEnd w:id="23"/>
    </w:p>
    <w:p w:rsidR="00EF2F44" w:rsidRPr="00341817" w:rsidRDefault="00EF2F44" w:rsidP="0077416A">
      <w:pPr>
        <w:pStyle w:val="3"/>
        <w:rPr>
          <w:rFonts w:asciiTheme="minorEastAsia" w:eastAsiaTheme="minorEastAsia" w:hAnsiTheme="minorEastAsia"/>
        </w:rPr>
      </w:pPr>
      <w:bookmarkStart w:id="24" w:name="_Toc416037770"/>
      <w:r w:rsidRPr="00341817">
        <w:rPr>
          <w:rFonts w:asciiTheme="minorEastAsia" w:eastAsiaTheme="minorEastAsia" w:hAnsiTheme="minorEastAsia"/>
        </w:rPr>
        <w:t>3.3.1数据精确度</w:t>
      </w:r>
      <w:bookmarkEnd w:id="24"/>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在搜索时，可以进行模糊查询  </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省市显示的时候异步处理数据</w:t>
      </w:r>
    </w:p>
    <w:p w:rsidR="00EF2F44" w:rsidRPr="00341817" w:rsidRDefault="00EF2F44" w:rsidP="0077416A">
      <w:pPr>
        <w:pStyle w:val="3"/>
        <w:rPr>
          <w:rFonts w:asciiTheme="minorEastAsia" w:eastAsiaTheme="minorEastAsia" w:hAnsiTheme="minorEastAsia"/>
        </w:rPr>
      </w:pPr>
      <w:bookmarkStart w:id="25" w:name="_Toc416037771"/>
      <w:r w:rsidRPr="00341817">
        <w:rPr>
          <w:rFonts w:asciiTheme="minorEastAsia" w:eastAsiaTheme="minorEastAsia" w:hAnsiTheme="minorEastAsia"/>
        </w:rPr>
        <w:t>3.3.2页面设计</w:t>
      </w:r>
      <w:bookmarkEnd w:id="25"/>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操作界面简单明了，易于操作，对格式和数据类型限制的数据，进行验证，包括客户端验证和服务器验证，并采用错误提醒机制，提示用户输入正确数据和密码的 安全保密性  </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只有合法用户才能登录使用系统，对每个用户都有权限设置。对登录名、密码、以及用户重要信息进行加密，保证账号信息安全。 可维护性  </w:t>
      </w:r>
    </w:p>
    <w:p w:rsidR="00EF2F44" w:rsidRPr="00341817" w:rsidRDefault="00EF2F44" w:rsidP="0077416A">
      <w:pPr>
        <w:pStyle w:val="3"/>
        <w:rPr>
          <w:rFonts w:asciiTheme="minorEastAsia" w:eastAsiaTheme="minorEastAsia" w:hAnsiTheme="minorEastAsia"/>
        </w:rPr>
      </w:pPr>
      <w:bookmarkStart w:id="26" w:name="_Toc416037772"/>
      <w:r w:rsidRPr="00341817">
        <w:rPr>
          <w:rFonts w:asciiTheme="minorEastAsia" w:eastAsiaTheme="minorEastAsia" w:hAnsiTheme="minorEastAsia"/>
        </w:rPr>
        <w:lastRenderedPageBreak/>
        <w:t>3.3.3页面自适应性</w:t>
      </w:r>
      <w:bookmarkEnd w:id="26"/>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采用自适应框架，页面在浏览器窗口大小改变的情况下，可以做出相应的调整，满足页面效果人性化的需求</w:t>
      </w:r>
    </w:p>
    <w:p w:rsidR="00EF2F44" w:rsidRPr="00341817" w:rsidRDefault="00EF2F44" w:rsidP="0077416A">
      <w:pPr>
        <w:pStyle w:val="2"/>
        <w:rPr>
          <w:rFonts w:asciiTheme="minorEastAsia" w:eastAsiaTheme="minorEastAsia" w:hAnsiTheme="minorEastAsia"/>
        </w:rPr>
      </w:pPr>
      <w:bookmarkStart w:id="27" w:name="_Toc416037773"/>
      <w:r w:rsidRPr="00341817">
        <w:rPr>
          <w:rFonts w:asciiTheme="minorEastAsia" w:eastAsiaTheme="minorEastAsia" w:hAnsiTheme="minorEastAsia"/>
        </w:rPr>
        <w:t>3.4：系统功能模块结构</w:t>
      </w:r>
      <w:bookmarkEnd w:id="27"/>
    </w:p>
    <w:p w:rsidR="00EF2F44" w:rsidRPr="00341817" w:rsidRDefault="00EF2F44">
      <w:pPr>
        <w:rPr>
          <w:rFonts w:asciiTheme="minorEastAsia" w:eastAsiaTheme="minorEastAsia" w:hAnsiTheme="minorEastAsia" w:hint="eastAsia"/>
        </w:rPr>
      </w:pPr>
    </w:p>
    <w:p w:rsidR="00EF2F44" w:rsidRPr="00341817" w:rsidRDefault="0077416A" w:rsidP="0077416A">
      <w:pPr>
        <w:pStyle w:val="3"/>
        <w:rPr>
          <w:rFonts w:asciiTheme="minorEastAsia" w:eastAsiaTheme="minorEastAsia" w:hAnsiTheme="minorEastAsia"/>
        </w:rPr>
      </w:pPr>
      <w:bookmarkStart w:id="28" w:name="_Toc11506"/>
      <w:bookmarkStart w:id="29" w:name="_Toc416037774"/>
      <w:r w:rsidRPr="00341817">
        <w:rPr>
          <w:rFonts w:asciiTheme="minorEastAsia" w:eastAsiaTheme="minorEastAsia" w:hAnsiTheme="minorEastAsia"/>
        </w:rPr>
        <w:t>3.4.1功能结构图</w:t>
      </w:r>
      <w:bookmarkEnd w:id="28"/>
      <w:bookmarkEnd w:id="29"/>
    </w:p>
    <w:p w:rsidR="004D3858" w:rsidRPr="00341817" w:rsidRDefault="004D3858" w:rsidP="004D3858">
      <w:pPr>
        <w:rPr>
          <w:rFonts w:asciiTheme="minorEastAsia" w:eastAsiaTheme="minorEastAsia" w:hAnsiTheme="minorEastAsia" w:hint="eastAsia"/>
        </w:rPr>
      </w:pPr>
      <w:r w:rsidRPr="00341817">
        <w:rPr>
          <w:rFonts w:asciiTheme="minorEastAsia" w:eastAsiaTheme="minorEastAsia" w:hAnsiTheme="minorEastAsia"/>
          <w:noProof/>
        </w:rPr>
        <w:drawing>
          <wp:inline distT="0" distB="0" distL="0" distR="0" wp14:anchorId="75D7F94F" wp14:editId="79843977">
            <wp:extent cx="5274310" cy="2637155"/>
            <wp:effectExtent l="38100" t="38100" r="40640" b="10795"/>
            <wp:docPr id="15"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216D1" w:rsidRPr="00341817" w:rsidRDefault="0077416A" w:rsidP="001216D1">
      <w:pPr>
        <w:pStyle w:val="3"/>
        <w:rPr>
          <w:rFonts w:asciiTheme="minorEastAsia" w:eastAsiaTheme="minorEastAsia" w:hAnsiTheme="minorEastAsia"/>
        </w:rPr>
      </w:pPr>
      <w:bookmarkStart w:id="30" w:name="_Toc24812"/>
      <w:bookmarkStart w:id="31" w:name="_Toc416037775"/>
      <w:r w:rsidRPr="00341817">
        <w:rPr>
          <w:rFonts w:asciiTheme="minorEastAsia" w:eastAsiaTheme="minorEastAsia" w:hAnsiTheme="minorEastAsia"/>
        </w:rPr>
        <w:t>3.4.2</w:t>
      </w:r>
      <w:bookmarkEnd w:id="30"/>
      <w:r w:rsidRPr="00341817">
        <w:rPr>
          <w:rFonts w:asciiTheme="minorEastAsia" w:eastAsiaTheme="minorEastAsia" w:hAnsiTheme="minorEastAsia"/>
        </w:rPr>
        <w:t>后台管理系统</w:t>
      </w:r>
      <w:bookmarkEnd w:id="31"/>
    </w:p>
    <w:p w:rsidR="001216D1" w:rsidRPr="00341817" w:rsidRDefault="00B95E34" w:rsidP="00B95E34">
      <w:pPr>
        <w:ind w:firstLine="420"/>
        <w:rPr>
          <w:rFonts w:asciiTheme="minorEastAsia" w:eastAsiaTheme="minorEastAsia" w:hAnsiTheme="minorEastAsia" w:hint="eastAsia"/>
        </w:rPr>
      </w:pPr>
      <w:r w:rsidRPr="00341817">
        <w:rPr>
          <w:rFonts w:asciiTheme="minorEastAsia" w:eastAsiaTheme="minorEastAsia" w:hAnsiTheme="minorEastAsia" w:hint="eastAsia"/>
        </w:rPr>
        <w:t>后台管理系统，由系统管理员登陆后使用，主要针对系统各个模块数据进行统一维护、查看，包括用户管理，学校管理，地址管理。群组管理，帖子管理，帖子类型管理。</w:t>
      </w:r>
    </w:p>
    <w:p w:rsidR="0077416A" w:rsidRPr="00341817" w:rsidRDefault="0077416A"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3.4.2.1用户管理</w:t>
      </w:r>
    </w:p>
    <w:p w:rsidR="001216D1" w:rsidRPr="00341817" w:rsidRDefault="00B95E34" w:rsidP="005310B6">
      <w:pPr>
        <w:ind w:firstLine="420"/>
        <w:rPr>
          <w:rFonts w:asciiTheme="minorEastAsia" w:eastAsiaTheme="minorEastAsia" w:hAnsiTheme="minorEastAsia" w:hint="eastAsia"/>
        </w:rPr>
      </w:pPr>
      <w:r w:rsidRPr="00341817">
        <w:rPr>
          <w:rFonts w:asciiTheme="minorEastAsia" w:eastAsiaTheme="minorEastAsia" w:hAnsiTheme="minorEastAsia" w:hint="eastAsia"/>
        </w:rPr>
        <w:t>查看</w:t>
      </w:r>
      <w:r w:rsidR="000B1DF7" w:rsidRPr="00341817">
        <w:rPr>
          <w:rFonts w:asciiTheme="minorEastAsia" w:eastAsiaTheme="minorEastAsia" w:hAnsiTheme="minorEastAsia" w:hint="eastAsia"/>
        </w:rPr>
        <w:t>已经注册用户列表信息，点击单个用户查看用户详细信息。</w:t>
      </w:r>
      <w:r w:rsidR="00182BA5" w:rsidRPr="00341817">
        <w:rPr>
          <w:rFonts w:asciiTheme="minorEastAsia" w:eastAsiaTheme="minorEastAsia" w:hAnsiTheme="minorEastAsia" w:hint="eastAsia"/>
        </w:rPr>
        <w:t>统计</w:t>
      </w:r>
      <w:r w:rsidR="00566DD5" w:rsidRPr="00341817">
        <w:rPr>
          <w:rFonts w:asciiTheme="minorEastAsia" w:eastAsiaTheme="minorEastAsia" w:hAnsiTheme="minorEastAsia" w:hint="eastAsia"/>
        </w:rPr>
        <w:t>总的注册用户数。</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lastRenderedPageBreak/>
        <w:t>3.4.2.3学校管理</w:t>
      </w:r>
    </w:p>
    <w:p w:rsidR="001216D1" w:rsidRPr="00341817" w:rsidRDefault="00566DD5" w:rsidP="00566DD5">
      <w:pPr>
        <w:ind w:firstLine="420"/>
        <w:rPr>
          <w:rFonts w:asciiTheme="minorEastAsia" w:eastAsiaTheme="minorEastAsia" w:hAnsiTheme="minorEastAsia" w:hint="eastAsia"/>
        </w:rPr>
      </w:pPr>
      <w:r w:rsidRPr="00341817">
        <w:rPr>
          <w:rFonts w:asciiTheme="minorEastAsia" w:eastAsiaTheme="minorEastAsia" w:hAnsiTheme="minorEastAsia" w:hint="eastAsia"/>
        </w:rPr>
        <w:t>查看所有学校列表信息，提供初始化学校功能，点击初始化学校，去新浪网站（</w:t>
      </w:r>
      <w:hyperlink r:id="rId18" w:history="1">
        <w:r w:rsidRPr="00341817">
          <w:rPr>
            <w:rStyle w:val="a4"/>
            <w:rFonts w:asciiTheme="minorEastAsia" w:eastAsiaTheme="minorEastAsia" w:hAnsiTheme="minorEastAsia"/>
          </w:rPr>
          <w:t>http://edu.sina.com.cn/gaokao/2014-08-08/1903</w:t>
        </w:r>
        <w:r w:rsidRPr="00341817">
          <w:rPr>
            <w:rStyle w:val="a4"/>
            <w:rFonts w:asciiTheme="minorEastAsia" w:eastAsiaTheme="minorEastAsia" w:hAnsiTheme="minorEastAsia"/>
          </w:rPr>
          <w:t>4</w:t>
        </w:r>
        <w:r w:rsidRPr="00341817">
          <w:rPr>
            <w:rStyle w:val="a4"/>
            <w:rFonts w:asciiTheme="minorEastAsia" w:eastAsiaTheme="minorEastAsia" w:hAnsiTheme="minorEastAsia"/>
          </w:rPr>
          <w:t>30534.shtml</w:t>
        </w:r>
      </w:hyperlink>
      <w:r w:rsidRPr="00341817">
        <w:rPr>
          <w:rFonts w:asciiTheme="minorEastAsia" w:eastAsiaTheme="minorEastAsia" w:hAnsiTheme="minorEastAsia" w:hint="eastAsia"/>
        </w:rPr>
        <w:t>）采集全国高效名单：</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3.4.2.4地址管理</w:t>
      </w:r>
    </w:p>
    <w:p w:rsidR="001216D1" w:rsidRPr="00341817" w:rsidRDefault="00566DD5" w:rsidP="00566DD5">
      <w:pPr>
        <w:ind w:firstLine="420"/>
        <w:rPr>
          <w:rFonts w:asciiTheme="minorEastAsia" w:eastAsiaTheme="minorEastAsia" w:hAnsiTheme="minorEastAsia" w:hint="eastAsia"/>
        </w:rPr>
      </w:pPr>
      <w:r w:rsidRPr="00341817">
        <w:rPr>
          <w:rFonts w:asciiTheme="minorEastAsia" w:eastAsiaTheme="minorEastAsia" w:hAnsiTheme="minorEastAsia" w:hint="eastAsia"/>
        </w:rPr>
        <w:t>查看各个省份信息，包括编码，名称，经纬度，点击省份名称，查看该省份下的所有地市信息。</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3.4.2.5群组管理</w:t>
      </w:r>
    </w:p>
    <w:p w:rsidR="001216D1" w:rsidRPr="00341817" w:rsidRDefault="00566DD5" w:rsidP="001216D1">
      <w:pPr>
        <w:rPr>
          <w:rFonts w:asciiTheme="minorEastAsia" w:eastAsiaTheme="minorEastAsia" w:hAnsiTheme="minorEastAsia" w:hint="eastAsia"/>
        </w:rPr>
      </w:pPr>
      <w:r w:rsidRPr="00341817">
        <w:rPr>
          <w:rFonts w:asciiTheme="minorEastAsia" w:eastAsiaTheme="minorEastAsia" w:hAnsiTheme="minorEastAsia" w:hint="eastAsia"/>
        </w:rPr>
        <w:tab/>
        <w:t>查看</w:t>
      </w:r>
      <w:proofErr w:type="gramStart"/>
      <w:r w:rsidR="005723C9" w:rsidRPr="00341817">
        <w:rPr>
          <w:rFonts w:asciiTheme="minorEastAsia" w:eastAsiaTheme="minorEastAsia" w:hAnsiTheme="minorEastAsia" w:hint="eastAsia"/>
        </w:rPr>
        <w:t>所有群</w:t>
      </w:r>
      <w:proofErr w:type="gramEnd"/>
      <w:r w:rsidR="005723C9" w:rsidRPr="00341817">
        <w:rPr>
          <w:rFonts w:asciiTheme="minorEastAsia" w:eastAsiaTheme="minorEastAsia" w:hAnsiTheme="minorEastAsia" w:hint="eastAsia"/>
        </w:rPr>
        <w:t>组列表信息，对群组进行审批操作，包括审批为活动群组，解散群组，关闭群组，解散和关闭群组的时候需要填写操作原因，并发送消息</w:t>
      </w:r>
      <w:proofErr w:type="gramStart"/>
      <w:r w:rsidR="005723C9" w:rsidRPr="00341817">
        <w:rPr>
          <w:rFonts w:asciiTheme="minorEastAsia" w:eastAsiaTheme="minorEastAsia" w:hAnsiTheme="minorEastAsia" w:hint="eastAsia"/>
        </w:rPr>
        <w:t>给群组创建</w:t>
      </w:r>
      <w:proofErr w:type="gramEnd"/>
      <w:r w:rsidR="005723C9" w:rsidRPr="00341817">
        <w:rPr>
          <w:rFonts w:asciiTheme="minorEastAsia" w:eastAsiaTheme="minorEastAsia" w:hAnsiTheme="minorEastAsia" w:hint="eastAsia"/>
        </w:rPr>
        <w:t>人。</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3.4.2.6帖子管理</w:t>
      </w:r>
    </w:p>
    <w:p w:rsidR="001216D1" w:rsidRPr="00341817" w:rsidRDefault="005723C9" w:rsidP="001216D1">
      <w:pPr>
        <w:rPr>
          <w:rFonts w:asciiTheme="minorEastAsia" w:eastAsiaTheme="minorEastAsia" w:hAnsiTheme="minorEastAsia" w:hint="eastAsia"/>
        </w:rPr>
      </w:pPr>
      <w:r w:rsidRPr="00341817">
        <w:rPr>
          <w:rFonts w:asciiTheme="minorEastAsia" w:eastAsiaTheme="minorEastAsia" w:hAnsiTheme="minorEastAsia" w:hint="eastAsia"/>
        </w:rPr>
        <w:tab/>
        <w:t>查看所有帖子列表信息，点击可以查看帖子详细内容。</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3.4.2.7帖子类型管理</w:t>
      </w:r>
    </w:p>
    <w:p w:rsidR="001216D1" w:rsidRPr="00341817" w:rsidRDefault="005723C9" w:rsidP="001216D1">
      <w:pPr>
        <w:rPr>
          <w:rFonts w:asciiTheme="minorEastAsia" w:eastAsiaTheme="minorEastAsia" w:hAnsiTheme="minorEastAsia" w:hint="eastAsia"/>
        </w:rPr>
      </w:pPr>
      <w:r w:rsidRPr="00341817">
        <w:rPr>
          <w:rFonts w:asciiTheme="minorEastAsia" w:eastAsiaTheme="minorEastAsia" w:hAnsiTheme="minorEastAsia" w:hint="eastAsia"/>
        </w:rPr>
        <w:tab/>
        <w:t>查看所有帖子类型列表信息，</w:t>
      </w:r>
      <w:r w:rsidR="00713D4B" w:rsidRPr="00341817">
        <w:rPr>
          <w:rFonts w:asciiTheme="minorEastAsia" w:eastAsiaTheme="minorEastAsia" w:hAnsiTheme="minorEastAsia" w:hint="eastAsia"/>
        </w:rPr>
        <w:t>增加、修改、</w:t>
      </w:r>
      <w:r w:rsidRPr="00341817">
        <w:rPr>
          <w:rFonts w:asciiTheme="minorEastAsia" w:eastAsiaTheme="minorEastAsia" w:hAnsiTheme="minorEastAsia" w:hint="eastAsia"/>
        </w:rPr>
        <w:t>删除帖子类别。</w:t>
      </w:r>
    </w:p>
    <w:p w:rsidR="0077416A" w:rsidRPr="00341817" w:rsidRDefault="0077416A" w:rsidP="0077416A">
      <w:pPr>
        <w:pStyle w:val="3"/>
        <w:rPr>
          <w:rFonts w:asciiTheme="minorEastAsia" w:eastAsiaTheme="minorEastAsia" w:hAnsiTheme="minorEastAsia"/>
        </w:rPr>
      </w:pPr>
      <w:bookmarkStart w:id="32" w:name="_Toc416037776"/>
      <w:r w:rsidRPr="00341817">
        <w:rPr>
          <w:rFonts w:asciiTheme="minorEastAsia" w:eastAsiaTheme="minorEastAsia" w:hAnsiTheme="minorEastAsia"/>
        </w:rPr>
        <w:t>3.4.3前台</w:t>
      </w:r>
      <w:bookmarkEnd w:id="32"/>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3.4.3.1首页</w:t>
      </w:r>
    </w:p>
    <w:p w:rsidR="001216D1" w:rsidRPr="00341817" w:rsidRDefault="003105C5" w:rsidP="001216D1">
      <w:pPr>
        <w:rPr>
          <w:rFonts w:asciiTheme="minorEastAsia" w:eastAsiaTheme="minorEastAsia" w:hAnsiTheme="minorEastAsia" w:hint="eastAsia"/>
        </w:rPr>
      </w:pPr>
      <w:r w:rsidRPr="00341817">
        <w:rPr>
          <w:rFonts w:asciiTheme="minorEastAsia" w:eastAsiaTheme="minorEastAsia" w:hAnsiTheme="minorEastAsia" w:hint="eastAsia"/>
        </w:rPr>
        <w:tab/>
        <w:t>网站首页，展示最新创建的若干群组，展示最热（按照帖子回复数量作为帖子热度的依据）的若干群组。显示最新发布的若干帖子。显示评论量最大的若干帖子。</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3.4.3.2群组列表首页</w:t>
      </w:r>
    </w:p>
    <w:p w:rsidR="001216D1" w:rsidRPr="00341817" w:rsidRDefault="003105C5" w:rsidP="001216D1">
      <w:pPr>
        <w:rPr>
          <w:rFonts w:asciiTheme="minorEastAsia" w:eastAsiaTheme="minorEastAsia" w:hAnsiTheme="minorEastAsia" w:hint="eastAsia"/>
        </w:rPr>
      </w:pPr>
      <w:r w:rsidRPr="00341817">
        <w:rPr>
          <w:rFonts w:asciiTheme="minorEastAsia" w:eastAsiaTheme="minorEastAsia" w:hAnsiTheme="minorEastAsia" w:hint="eastAsia"/>
        </w:rPr>
        <w:t>点击帖子的“</w:t>
      </w:r>
      <w:r w:rsidR="005C7B43">
        <w:rPr>
          <w:rFonts w:asciiTheme="minorEastAsia" w:eastAsiaTheme="minorEastAsia" w:hAnsiTheme="minorEastAsia" w:hint="eastAsia"/>
        </w:rPr>
        <w:t>全部群组</w:t>
      </w:r>
      <w:r w:rsidRPr="00341817">
        <w:rPr>
          <w:rFonts w:asciiTheme="minorEastAsia" w:eastAsiaTheme="minorEastAsia" w:hAnsiTheme="minorEastAsia" w:hint="eastAsia"/>
        </w:rPr>
        <w:t>”进入群组列表页面。</w:t>
      </w:r>
      <w:r w:rsidR="00EF2F44" w:rsidRPr="00341817">
        <w:rPr>
          <w:rFonts w:asciiTheme="minorEastAsia" w:eastAsiaTheme="minorEastAsia" w:hAnsiTheme="minorEastAsia" w:hint="eastAsia"/>
        </w:rPr>
        <w:t>该列表页，以列表形式展示</w:t>
      </w:r>
      <w:proofErr w:type="gramStart"/>
      <w:r w:rsidR="00EF2F44" w:rsidRPr="00341817">
        <w:rPr>
          <w:rFonts w:asciiTheme="minorEastAsia" w:eastAsiaTheme="minorEastAsia" w:hAnsiTheme="minorEastAsia" w:hint="eastAsia"/>
        </w:rPr>
        <w:t>所有群</w:t>
      </w:r>
      <w:proofErr w:type="gramEnd"/>
      <w:r w:rsidR="00EF2F44" w:rsidRPr="00341817">
        <w:rPr>
          <w:rFonts w:asciiTheme="minorEastAsia" w:eastAsiaTheme="minorEastAsia" w:hAnsiTheme="minorEastAsia" w:hint="eastAsia"/>
        </w:rPr>
        <w:t>组。点击群组链接可以进入群组详情页面</w:t>
      </w: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lastRenderedPageBreak/>
        <w:t>3.4.3.3群组详情页面</w:t>
      </w:r>
    </w:p>
    <w:p w:rsidR="001216D1" w:rsidRPr="00341817" w:rsidRDefault="00EF2F44" w:rsidP="001216D1">
      <w:pPr>
        <w:rPr>
          <w:rFonts w:asciiTheme="minorEastAsia" w:eastAsiaTheme="minorEastAsia" w:hAnsiTheme="minorEastAsia" w:hint="eastAsia"/>
        </w:rPr>
      </w:pPr>
      <w:r w:rsidRPr="00341817">
        <w:rPr>
          <w:rFonts w:asciiTheme="minorEastAsia" w:eastAsiaTheme="minorEastAsia" w:hAnsiTheme="minorEastAsia" w:hint="eastAsia"/>
        </w:rPr>
        <w:tab/>
        <w:t>展示群组详细信息，包括群</w:t>
      </w:r>
      <w:proofErr w:type="gramStart"/>
      <w:r w:rsidRPr="00341817">
        <w:rPr>
          <w:rFonts w:asciiTheme="minorEastAsia" w:eastAsiaTheme="minorEastAsia" w:hAnsiTheme="minorEastAsia" w:hint="eastAsia"/>
        </w:rPr>
        <w:t>组创建</w:t>
      </w:r>
      <w:proofErr w:type="gramEnd"/>
      <w:r w:rsidRPr="00341817">
        <w:rPr>
          <w:rFonts w:asciiTheme="minorEastAsia" w:eastAsiaTheme="minorEastAsia" w:hAnsiTheme="minorEastAsia" w:hint="eastAsia"/>
        </w:rPr>
        <w:t>信息，群组成员。该群组下的帖子列表。并提供发布帖子和加入（或者退出）该群组的链接功能。</w:t>
      </w:r>
    </w:p>
    <w:p w:rsidR="001216D1" w:rsidRPr="00341817" w:rsidRDefault="001216D1" w:rsidP="001216D1">
      <w:pPr>
        <w:rPr>
          <w:rFonts w:asciiTheme="minorEastAsia" w:eastAsiaTheme="minorEastAsia" w:hAnsiTheme="minorEastAsia" w:hint="eastAsia"/>
        </w:rPr>
      </w:pP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3.4.3.4帖子详情页</w:t>
      </w:r>
    </w:p>
    <w:p w:rsidR="001216D1" w:rsidRPr="00341817" w:rsidRDefault="00EF2F44" w:rsidP="001216D1">
      <w:pPr>
        <w:rPr>
          <w:rFonts w:asciiTheme="minorEastAsia" w:eastAsiaTheme="minorEastAsia" w:hAnsiTheme="minorEastAsia" w:hint="eastAsia"/>
        </w:rPr>
      </w:pPr>
      <w:r w:rsidRPr="00341817">
        <w:rPr>
          <w:rFonts w:asciiTheme="minorEastAsia" w:eastAsiaTheme="minorEastAsia" w:hAnsiTheme="minorEastAsia" w:hint="eastAsia"/>
        </w:rPr>
        <w:tab/>
        <w:t>在任何地方点击帖子链接，进入该页面，该页面展示帖子详细信息，以及帖子的所有回复信息，并提供帖子的回复功能。</w:t>
      </w:r>
    </w:p>
    <w:p w:rsidR="001216D1" w:rsidRPr="00341817" w:rsidRDefault="001216D1" w:rsidP="001216D1">
      <w:pPr>
        <w:rPr>
          <w:rFonts w:asciiTheme="minorEastAsia" w:eastAsiaTheme="minorEastAsia" w:hAnsiTheme="minorEastAsia" w:hint="eastAsia"/>
        </w:rPr>
      </w:pP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3.4.3.5用户注册</w:t>
      </w:r>
    </w:p>
    <w:p w:rsidR="001216D1" w:rsidRPr="00341817" w:rsidRDefault="00EF2F44" w:rsidP="001216D1">
      <w:pPr>
        <w:rPr>
          <w:rFonts w:asciiTheme="minorEastAsia" w:eastAsiaTheme="minorEastAsia" w:hAnsiTheme="minorEastAsia" w:hint="eastAsia"/>
        </w:rPr>
      </w:pPr>
      <w:r w:rsidRPr="00341817">
        <w:rPr>
          <w:rFonts w:asciiTheme="minorEastAsia" w:eastAsiaTheme="minorEastAsia" w:hAnsiTheme="minorEastAsia" w:hint="eastAsia"/>
        </w:rPr>
        <w:tab/>
        <w:t>用户在该页面输入详细注册信息，即可注册为网站用户。</w:t>
      </w:r>
    </w:p>
    <w:p w:rsidR="001216D1" w:rsidRPr="00341817" w:rsidRDefault="001216D1" w:rsidP="001216D1">
      <w:pPr>
        <w:rPr>
          <w:rFonts w:asciiTheme="minorEastAsia" w:eastAsiaTheme="minorEastAsia" w:hAnsiTheme="minorEastAsia" w:hint="eastAsia"/>
        </w:rPr>
      </w:pP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3.4.3.5用户登录</w:t>
      </w:r>
    </w:p>
    <w:p w:rsidR="001216D1" w:rsidRPr="00341817" w:rsidRDefault="00EF2F44" w:rsidP="001216D1">
      <w:pPr>
        <w:rPr>
          <w:rFonts w:asciiTheme="minorEastAsia" w:eastAsiaTheme="minorEastAsia" w:hAnsiTheme="minorEastAsia" w:hint="eastAsia"/>
        </w:rPr>
      </w:pPr>
      <w:r w:rsidRPr="00341817">
        <w:rPr>
          <w:rFonts w:asciiTheme="minorEastAsia" w:eastAsiaTheme="minorEastAsia" w:hAnsiTheme="minorEastAsia" w:hint="eastAsia"/>
        </w:rPr>
        <w:tab/>
        <w:t>用户输入正确的登陆账号和密码，即可成功登录该网站，登录后举报发布帖子，回复帖子，加入群组等功能。</w:t>
      </w:r>
    </w:p>
    <w:p w:rsidR="001216D1" w:rsidRPr="00341817" w:rsidRDefault="001216D1" w:rsidP="001216D1">
      <w:pPr>
        <w:rPr>
          <w:rFonts w:asciiTheme="minorEastAsia" w:eastAsiaTheme="minorEastAsia" w:hAnsiTheme="minorEastAsia" w:hint="eastAsia"/>
        </w:rPr>
      </w:pPr>
    </w:p>
    <w:p w:rsidR="001216D1" w:rsidRPr="00341817" w:rsidRDefault="001216D1" w:rsidP="001216D1">
      <w:pPr>
        <w:pStyle w:val="4"/>
        <w:rPr>
          <w:rFonts w:asciiTheme="minorEastAsia" w:eastAsiaTheme="minorEastAsia" w:hAnsiTheme="minorEastAsia" w:hint="eastAsia"/>
        </w:rPr>
      </w:pPr>
      <w:r w:rsidRPr="00341817">
        <w:rPr>
          <w:rFonts w:asciiTheme="minorEastAsia" w:eastAsiaTheme="minorEastAsia" w:hAnsiTheme="minorEastAsia" w:hint="eastAsia"/>
        </w:rPr>
        <w:t>3.4.3.6个人中心</w:t>
      </w:r>
    </w:p>
    <w:p w:rsidR="001216D1" w:rsidRPr="00341817" w:rsidRDefault="00EF2F44" w:rsidP="001216D1">
      <w:pPr>
        <w:rPr>
          <w:rFonts w:asciiTheme="minorEastAsia" w:eastAsiaTheme="minorEastAsia" w:hAnsiTheme="minorEastAsia" w:hint="eastAsia"/>
        </w:rPr>
      </w:pPr>
      <w:r w:rsidRPr="00341817">
        <w:rPr>
          <w:rFonts w:asciiTheme="minorEastAsia" w:eastAsiaTheme="minorEastAsia" w:hAnsiTheme="minorEastAsia" w:hint="eastAsia"/>
        </w:rPr>
        <w:tab/>
        <w:t>用户登陆后可以看到个人中心链接，进入该页面，可以看到该用户在网站的所有信息，包括加入的群组，创建的群组，发布的帖子</w:t>
      </w:r>
      <w:r w:rsidR="0042159E" w:rsidRPr="00341817">
        <w:rPr>
          <w:rFonts w:asciiTheme="minorEastAsia" w:eastAsiaTheme="minorEastAsia" w:hAnsiTheme="minorEastAsia" w:hint="eastAsia"/>
        </w:rPr>
        <w:t>，查看以及完善用户个人信息</w:t>
      </w:r>
      <w:r w:rsidRPr="00341817">
        <w:rPr>
          <w:rFonts w:asciiTheme="minorEastAsia" w:eastAsiaTheme="minorEastAsia" w:hAnsiTheme="minorEastAsia" w:hint="eastAsia"/>
        </w:rPr>
        <w:t>。</w:t>
      </w:r>
      <w:r w:rsidR="006B4638" w:rsidRPr="00341817">
        <w:rPr>
          <w:rFonts w:asciiTheme="minorEastAsia" w:eastAsiaTheme="minorEastAsia" w:hAnsiTheme="minorEastAsia" w:hint="eastAsia"/>
        </w:rPr>
        <w:t>并具备修改密码和查看收件箱功能。</w:t>
      </w:r>
    </w:p>
    <w:p w:rsidR="001216D1" w:rsidRPr="00341817" w:rsidRDefault="001216D1" w:rsidP="001216D1">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 xml:space="preserve">                        </w:t>
      </w:r>
    </w:p>
    <w:p w:rsidR="00EF2F44" w:rsidRPr="00341817" w:rsidRDefault="00EF2F44">
      <w:pPr>
        <w:pStyle w:val="3"/>
        <w:rPr>
          <w:rFonts w:asciiTheme="minorEastAsia" w:eastAsiaTheme="minorEastAsia" w:hAnsiTheme="minorEastAsia"/>
          <w:color w:val="000000"/>
        </w:rPr>
      </w:pPr>
      <w:bookmarkStart w:id="33" w:name="_Toc27616"/>
      <w:bookmarkStart w:id="34" w:name="_Toc416037777"/>
      <w:r w:rsidRPr="00341817">
        <w:rPr>
          <w:rFonts w:asciiTheme="minorEastAsia" w:eastAsiaTheme="minorEastAsia" w:hAnsiTheme="minorEastAsia"/>
          <w:color w:val="000000"/>
        </w:rPr>
        <w:t>后台系统管理的模块设计</w:t>
      </w:r>
      <w:bookmarkEnd w:id="33"/>
      <w:r w:rsidR="00D21A1F">
        <w:rPr>
          <w:rFonts w:asciiTheme="minorEastAsia" w:eastAsiaTheme="minorEastAsia" w:hAnsiTheme="minorEastAsia"/>
          <w:color w:val="000000"/>
        </w:rPr>
        <w:t>（</w:t>
      </w:r>
      <w:r w:rsidR="00DE1CD1">
        <w:rPr>
          <w:rFonts w:asciiTheme="minorEastAsia" w:eastAsiaTheme="minorEastAsia" w:hAnsiTheme="minorEastAsia"/>
          <w:color w:val="000000"/>
        </w:rPr>
        <w:t>删除）</w:t>
      </w:r>
      <w:bookmarkEnd w:id="34"/>
    </w:p>
    <w:p w:rsidR="00EF2F44" w:rsidRPr="00341817" w:rsidRDefault="00EF2F44">
      <w:pPr>
        <w:pStyle w:val="4"/>
        <w:rPr>
          <w:rFonts w:asciiTheme="minorEastAsia" w:eastAsiaTheme="minorEastAsia" w:hAnsiTheme="minorEastAsia" w:hint="eastAsia"/>
        </w:rPr>
      </w:pPr>
      <w:bookmarkStart w:id="35" w:name="_Toc9481"/>
      <w:r w:rsidRPr="00341817">
        <w:rPr>
          <w:rFonts w:asciiTheme="minorEastAsia" w:eastAsiaTheme="minorEastAsia" w:hAnsiTheme="minorEastAsia" w:hint="eastAsia"/>
        </w:rPr>
        <w:t>用户管理</w:t>
      </w:r>
      <w:bookmarkEnd w:id="35"/>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rPr>
          <w:trHeight w:val="287"/>
        </w:trPr>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用户列表页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查看用户列表信息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1.该功能使用数据表结构包括：用户</w:t>
            </w:r>
            <w:r w:rsidRPr="00341817">
              <w:rPr>
                <w:rFonts w:asciiTheme="minorEastAsia" w:eastAsiaTheme="minorEastAsia" w:hAnsiTheme="minorEastAsia" w:hint="eastAsia"/>
                <w:u w:val="single"/>
              </w:rPr>
              <w:t>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2.点击系统管理首页的用户管理连接，进入用户列表页面。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3.用户列表页以分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显示用户信息。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lastRenderedPageBreak/>
              <w:t>4.用户名称以链接显示，点击可以查看用户详细信息</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用户详情页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在用户列表页面，点击用户名链接，打开用户详情页面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1.该功能使用数据表结构包括：用户表。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2.显示用户详细信息，用户加入的群组列表，用户发送的帖子列表</w:t>
            </w:r>
            <w:ins w:id="36" w:author="enilu" w:date="2015-02-17T11:35:00Z">
              <w:r w:rsidRPr="00341817">
                <w:rPr>
                  <w:rFonts w:asciiTheme="minorEastAsia" w:eastAsiaTheme="minorEastAsia" w:hAnsiTheme="minorEastAsia" w:hint="eastAsia"/>
                </w:rPr>
                <w:t>（因为帖子</w:t>
              </w:r>
            </w:ins>
            <w:ins w:id="37" w:author="enilu" w:date="2015-02-17T11:38:00Z">
              <w:r w:rsidRPr="00341817">
                <w:rPr>
                  <w:rFonts w:asciiTheme="minorEastAsia" w:eastAsiaTheme="minorEastAsia" w:hAnsiTheme="minorEastAsia" w:hint="eastAsia"/>
                </w:rPr>
                <w:t>可以根据帖子日期和帖子话题和发帖人坐在的群组分类，所以这里可以加入搜索链接，</w:t>
              </w:r>
            </w:ins>
            <w:ins w:id="38" w:author="enilu" w:date="2015-02-17T11:39:00Z">
              <w:r w:rsidRPr="00341817">
                <w:rPr>
                  <w:rFonts w:asciiTheme="minorEastAsia" w:eastAsiaTheme="minorEastAsia" w:hAnsiTheme="minorEastAsia" w:hint="eastAsia"/>
                </w:rPr>
                <w:t>选择搜索方式（日期，话题，群组）来模糊查询具体的帖子列表</w:t>
              </w:r>
            </w:ins>
            <w:r w:rsidRPr="00341817">
              <w:rPr>
                <w:rFonts w:asciiTheme="minorEastAsia" w:eastAsiaTheme="minorEastAsia" w:hAnsiTheme="minorEastAsia" w:hint="eastAsia"/>
              </w:rPr>
              <w:t>。</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39" w:name="_Toc16242"/>
      <w:r w:rsidRPr="00341817">
        <w:rPr>
          <w:rFonts w:asciiTheme="minorEastAsia" w:eastAsiaTheme="minorEastAsia" w:hAnsiTheme="minorEastAsia" w:hint="eastAsia"/>
        </w:rPr>
        <w:t>学校管理</w:t>
      </w:r>
      <w:bookmarkEnd w:id="39"/>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数据初始化</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i/>
                <w:color w:val="000000"/>
              </w:rPr>
              <w:t>通过抓取</w:t>
            </w:r>
            <w:proofErr w:type="gramStart"/>
            <w:r w:rsidRPr="00341817">
              <w:rPr>
                <w:rFonts w:asciiTheme="minorEastAsia" w:eastAsiaTheme="minorEastAsia" w:hAnsiTheme="minorEastAsia" w:hint="eastAsia"/>
                <w:i/>
                <w:color w:val="000000"/>
              </w:rPr>
              <w:t>网上较</w:t>
            </w:r>
            <w:proofErr w:type="gramEnd"/>
            <w:r w:rsidRPr="00341817">
              <w:rPr>
                <w:rFonts w:asciiTheme="minorEastAsia" w:eastAsiaTheme="minorEastAsia" w:hAnsiTheme="minorEastAsia" w:hint="eastAsia"/>
                <w:i/>
                <w:color w:val="000000"/>
              </w:rPr>
              <w:t>全面的学校信息入库到学校表</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学校表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2.学校列表页面增加初始化按钮，点击初始化即清空学校所有数据，并从网上抓取所有学校数据插入到学校表中。</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学校列表页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展示学校信息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_学校表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2.列表页面学校名称为超链接，点击进入学校详情页面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学校详情页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展示学校信息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_学校表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2.列表页面学校名称为超链接，点击进入学校详情页面</w:t>
            </w:r>
            <w:ins w:id="40" w:author="enilu" w:date="2015-02-17T11:45:00Z">
              <w:r w:rsidRPr="00341817">
                <w:rPr>
                  <w:rFonts w:asciiTheme="minorEastAsia" w:eastAsiaTheme="minorEastAsia" w:hAnsiTheme="minorEastAsia" w:hint="eastAsia"/>
                </w:rPr>
                <w:t>（学校名称，学校地址，学校简介</w:t>
              </w:r>
            </w:ins>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41" w:name="_Toc25276"/>
      <w:r w:rsidRPr="00341817">
        <w:rPr>
          <w:rFonts w:asciiTheme="minorEastAsia" w:eastAsiaTheme="minorEastAsia" w:hAnsiTheme="minorEastAsia" w:hint="eastAsia"/>
        </w:rPr>
        <w:t>地址管理</w:t>
      </w:r>
      <w:bookmarkEnd w:id="41"/>
      <w:ins w:id="42" w:author="enilu" w:date="2015-02-17T11:50:00Z">
        <w:r w:rsidRPr="00341817">
          <w:rPr>
            <w:rFonts w:asciiTheme="minorEastAsia" w:eastAsiaTheme="minorEastAsia" w:hAnsiTheme="minorEastAsia" w:hint="eastAsia"/>
          </w:rPr>
          <w:t>（地址管理表存在的意义）</w:t>
        </w:r>
      </w:ins>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地址列表页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展示地址列表信息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2.在系统管理界面点击地址管理按钮，进入地址列表页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3.地址列表页面分</w:t>
            </w:r>
            <w:proofErr w:type="gramStart"/>
            <w:r w:rsidRPr="00341817">
              <w:rPr>
                <w:rFonts w:asciiTheme="minorEastAsia" w:eastAsiaTheme="minorEastAsia" w:hAnsiTheme="minorEastAsia" w:hint="eastAsia"/>
              </w:rPr>
              <w:t>页展示</w:t>
            </w:r>
            <w:proofErr w:type="gramEnd"/>
            <w:r w:rsidRPr="00341817">
              <w:rPr>
                <w:rFonts w:asciiTheme="minorEastAsia" w:eastAsiaTheme="minorEastAsia" w:hAnsiTheme="minorEastAsia" w:hint="eastAsia"/>
              </w:rPr>
              <w:t>地址信息，右上角具备，增加，删除，两个按钮，点击分别进入地址增加和删除页面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4.点击地址名称超链接，进入地址编辑页面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lastRenderedPageBreak/>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地址添加页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添加地址信息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2.在地址列表页，点击添加按钮，进入该界面。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3.输入地址基本信息，点击保存，保存成功后跳转到地址列表页面，保存失败后，重新跳转至地址添加页面。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地址删除功能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在地址列表页面，选中要删除的地址，点击删除按钮，删除地址</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2.选中要删除的一个或者多个地址，点击删除按钮，删除成功，跳转至地址列表页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3，如果一个地址都没有选择，点击删除按钮，则提示，必须至少选择一个地址。</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地址编辑功能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更改地址基本信息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2.在地址列表页，选择地址名称，打开地址编辑界面。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3.输入新的地址信息，点击保存，保存成功跳转至地址列表页。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ins w:id="43" w:author="enilu" w:date="2015-02-17T11:51:00Z">
              <w:r w:rsidRPr="00341817">
                <w:rPr>
                  <w:rFonts w:asciiTheme="minorEastAsia" w:eastAsiaTheme="minorEastAsia" w:hAnsiTheme="minorEastAsia" w:hint="eastAsia"/>
                </w:rPr>
                <w:t>地址管理从（学校，用户，同城，三个方面来考虑）</w:t>
              </w:r>
            </w:ins>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44" w:name="_Toc5307"/>
      <w:r w:rsidRPr="00341817">
        <w:rPr>
          <w:rFonts w:asciiTheme="minorEastAsia" w:eastAsiaTheme="minorEastAsia" w:hAnsiTheme="minorEastAsia" w:hint="eastAsia"/>
        </w:rPr>
        <w:t>群组管理</w:t>
      </w:r>
      <w:bookmarkEnd w:id="44"/>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群组列表页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展示群组列表信息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1.该功能使用数据表结构包括：群组</w:t>
            </w:r>
            <w:r w:rsidRPr="00341817">
              <w:rPr>
                <w:rFonts w:asciiTheme="minorEastAsia" w:eastAsiaTheme="minorEastAsia" w:hAnsiTheme="minorEastAsia" w:hint="eastAsia"/>
                <w:u w:val="single"/>
              </w:rPr>
              <w:t>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2.在系统管理界面点击群组管理按钮，进入群组列表页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3.列表页面分</w:t>
            </w:r>
            <w:proofErr w:type="gramStart"/>
            <w:r w:rsidRPr="00341817">
              <w:rPr>
                <w:rFonts w:asciiTheme="minorEastAsia" w:eastAsiaTheme="minorEastAsia" w:hAnsiTheme="minorEastAsia" w:hint="eastAsia"/>
              </w:rPr>
              <w:t>页展示群组基本</w:t>
            </w:r>
            <w:proofErr w:type="gramEnd"/>
            <w:r w:rsidRPr="00341817">
              <w:rPr>
                <w:rFonts w:asciiTheme="minorEastAsia" w:eastAsiaTheme="minorEastAsia" w:hAnsiTheme="minorEastAsia" w:hint="eastAsia"/>
              </w:rPr>
              <w:t>信息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4.点击群组名称超链接，进入群组详情页面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群组详情页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查看群组详情信息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2.在群组列表页，点击群组名称超链接，进入群组详情界面。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3.群组详情页面，显示群</w:t>
            </w:r>
            <w:proofErr w:type="gramStart"/>
            <w:r w:rsidRPr="00341817">
              <w:rPr>
                <w:rFonts w:asciiTheme="minorEastAsia" w:eastAsiaTheme="minorEastAsia" w:hAnsiTheme="minorEastAsia" w:hint="eastAsia"/>
              </w:rPr>
              <w:t>组基本</w:t>
            </w:r>
            <w:proofErr w:type="gramEnd"/>
            <w:r w:rsidRPr="00341817">
              <w:rPr>
                <w:rFonts w:asciiTheme="minorEastAsia" w:eastAsiaTheme="minorEastAsia" w:hAnsiTheme="minorEastAsia" w:hint="eastAsia"/>
              </w:rPr>
              <w:t>信息，显示该群组成员列表，显示封禁按钮，</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群组封禁功能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针对非法的群组进行封禁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2.在群组详情页面，点击封禁按钮，弹出封禁群组对话框</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lastRenderedPageBreak/>
              <w:t>3，输入封禁群组原因，点击确认封禁按钮，</w:t>
            </w:r>
            <w:proofErr w:type="gramStart"/>
            <w:r w:rsidRPr="00341817">
              <w:rPr>
                <w:rFonts w:asciiTheme="minorEastAsia" w:eastAsiaTheme="minorEastAsia" w:hAnsiTheme="minorEastAsia" w:hint="eastAsia"/>
              </w:rPr>
              <w:t>讲该群</w:t>
            </w:r>
            <w:proofErr w:type="gramEnd"/>
            <w:r w:rsidRPr="00341817">
              <w:rPr>
                <w:rFonts w:asciiTheme="minorEastAsia" w:eastAsiaTheme="minorEastAsia" w:hAnsiTheme="minorEastAsia" w:hint="eastAsia"/>
              </w:rPr>
              <w:t>组置为封禁状态，并自动发送站内消息给该群组的管理员</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群组解封功能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解封群组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2.在群</w:t>
            </w:r>
            <w:proofErr w:type="gramStart"/>
            <w:r w:rsidRPr="00341817">
              <w:rPr>
                <w:rFonts w:asciiTheme="minorEastAsia" w:eastAsiaTheme="minorEastAsia" w:hAnsiTheme="minorEastAsia" w:hint="eastAsia"/>
              </w:rPr>
              <w:t>组满足解</w:t>
            </w:r>
            <w:proofErr w:type="gramEnd"/>
            <w:r w:rsidRPr="00341817">
              <w:rPr>
                <w:rFonts w:asciiTheme="minorEastAsia" w:eastAsiaTheme="minorEastAsia" w:hAnsiTheme="minorEastAsia" w:hint="eastAsia"/>
              </w:rPr>
              <w:t>封条件后，系统管理员在群组详情界面，点击解封群组，</w:t>
            </w:r>
            <w:proofErr w:type="gramStart"/>
            <w:r w:rsidRPr="00341817">
              <w:rPr>
                <w:rFonts w:asciiTheme="minorEastAsia" w:eastAsiaTheme="minorEastAsia" w:hAnsiTheme="minorEastAsia" w:hint="eastAsia"/>
              </w:rPr>
              <w:t>讲群组</w:t>
            </w:r>
            <w:proofErr w:type="gramEnd"/>
            <w:r w:rsidRPr="00341817">
              <w:rPr>
                <w:rFonts w:asciiTheme="minorEastAsia" w:eastAsiaTheme="minorEastAsia" w:hAnsiTheme="minorEastAsia" w:hint="eastAsia"/>
              </w:rPr>
              <w:t>置为正常状态。</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45" w:name="_Toc4309"/>
      <w:r w:rsidRPr="00341817">
        <w:rPr>
          <w:rFonts w:asciiTheme="minorEastAsia" w:eastAsiaTheme="minorEastAsia" w:hAnsiTheme="minorEastAsia" w:hint="eastAsia"/>
        </w:rPr>
        <w:t>帖子类型管理</w:t>
      </w:r>
      <w:bookmarkEnd w:id="45"/>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帖子类型列表页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展示帖子类型列表信息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2.在系统管理界面点击帖子类型管理按钮，进入帖子类型列表页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3.帖子类型列表页面分</w:t>
            </w:r>
            <w:proofErr w:type="gramStart"/>
            <w:r w:rsidRPr="00341817">
              <w:rPr>
                <w:rFonts w:asciiTheme="minorEastAsia" w:eastAsiaTheme="minorEastAsia" w:hAnsiTheme="minorEastAsia" w:hint="eastAsia"/>
              </w:rPr>
              <w:t>页展示</w:t>
            </w:r>
            <w:proofErr w:type="gramEnd"/>
            <w:r w:rsidRPr="00341817">
              <w:rPr>
                <w:rFonts w:asciiTheme="minorEastAsia" w:eastAsiaTheme="minorEastAsia" w:hAnsiTheme="minorEastAsia" w:hint="eastAsia"/>
              </w:rPr>
              <w:t>帖子类型信息，右上角具备，增加，删除，两个按钮，点击分别进入帖子类型增加和删除页面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4.点击帖子类型名称超链接，进入帖子类型编辑页面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帖子类型添加页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添加帖子类型信息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2.在帖子类型列表页，点击添加按钮，进入该界面。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3.输入帖子类型基本信息，点击保存，保存成功后跳转到帖子类型列表页面，保存失败后，重新跳转至帖子类型添加页面。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帖子类型删除功能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在帖子类型列表页面，选中要删除的帖子类型，点击删除按钮，删除帖子类型</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2.选中要删除的一个或者多个帖子类型，点击删除按钮，删除成功，跳转至帖子类型列表页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3，如果一个帖子类型都没有选择，点击删除按钮，则提示，必须至少选择一个帖子类型。</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帖子类型编辑功能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更改帖子类型基本信息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2.在帖子类型列表页，选择帖子类型名称，打开帖子类型编辑界面。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3.输入新的帖子类型信息，点击保存，保存成功跳转至帖子类型</w:t>
            </w:r>
            <w:r w:rsidRPr="00341817">
              <w:rPr>
                <w:rFonts w:asciiTheme="minorEastAsia" w:eastAsiaTheme="minorEastAsia" w:hAnsiTheme="minorEastAsia" w:hint="eastAsia"/>
              </w:rPr>
              <w:lastRenderedPageBreak/>
              <w:t>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pStyle w:val="4"/>
        <w:rPr>
          <w:rFonts w:asciiTheme="minorEastAsia" w:eastAsiaTheme="minorEastAsia" w:hAnsiTheme="minorEastAsia" w:hint="eastAsia"/>
        </w:rPr>
      </w:pPr>
      <w:bookmarkStart w:id="46" w:name="_Toc30004"/>
      <w:r w:rsidRPr="00341817">
        <w:rPr>
          <w:rFonts w:asciiTheme="minorEastAsia" w:eastAsiaTheme="minorEastAsia" w:hAnsiTheme="minorEastAsia" w:hint="eastAsia"/>
        </w:rPr>
        <w:t>帖子管理</w:t>
      </w:r>
      <w:bookmarkEnd w:id="46"/>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帖子列表页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展示帖子列表信息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1.该功能使用数据表结构包括：帖子</w:t>
            </w:r>
            <w:r w:rsidRPr="00341817">
              <w:rPr>
                <w:rFonts w:asciiTheme="minorEastAsia" w:eastAsiaTheme="minorEastAsia" w:hAnsiTheme="minorEastAsia" w:hint="eastAsia"/>
                <w:u w:val="single"/>
              </w:rPr>
              <w:t>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2.在系统管理界面点击帖子管理按钮，进入帖子列表页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3.列表页面分</w:t>
            </w:r>
            <w:proofErr w:type="gramStart"/>
            <w:r w:rsidRPr="00341817">
              <w:rPr>
                <w:rFonts w:asciiTheme="minorEastAsia" w:eastAsiaTheme="minorEastAsia" w:hAnsiTheme="minorEastAsia" w:hint="eastAsia"/>
              </w:rPr>
              <w:t>页展示</w:t>
            </w:r>
            <w:proofErr w:type="gramEnd"/>
            <w:r w:rsidRPr="00341817">
              <w:rPr>
                <w:rFonts w:asciiTheme="minorEastAsia" w:eastAsiaTheme="minorEastAsia" w:hAnsiTheme="minorEastAsia" w:hint="eastAsia"/>
              </w:rPr>
              <w:t>帖子基本信息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4.点击帖子名称超链接，进入帖子详情页面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查看帖子详情信息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2.在地址列表页，点击帖子名称超链接，进入帖子详情界面。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3.帖子详情页面，显示帖子基本信息，显示该帖子回复列表，显示封禁按钮，</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帖子封禁功能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针对非法的帖子进行封禁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2.在帖子详情页面，点击封禁按钮，弹出封禁帖子对话框</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3，输入封禁帖子原因，点击确认封禁按钮，</w:t>
            </w:r>
            <w:proofErr w:type="gramStart"/>
            <w:r w:rsidRPr="00341817">
              <w:rPr>
                <w:rFonts w:asciiTheme="minorEastAsia" w:eastAsiaTheme="minorEastAsia" w:hAnsiTheme="minorEastAsia" w:hint="eastAsia"/>
              </w:rPr>
              <w:t>讲该帖子</w:t>
            </w:r>
            <w:proofErr w:type="gramEnd"/>
            <w:r w:rsidRPr="00341817">
              <w:rPr>
                <w:rFonts w:asciiTheme="minorEastAsia" w:eastAsiaTheme="minorEastAsia" w:hAnsiTheme="minorEastAsia" w:hint="eastAsia"/>
              </w:rPr>
              <w:t>置为封禁状态，并自动发送站内消息给该帖子的管理员</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帖子解封功能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解封帖子</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2.在帖子满足解封条件后，系统管理员在帖子详情界面，点击解封帖子，讲帖子置为正常状态。</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47" w:name="_Toc20805"/>
      <w:r w:rsidRPr="00341817">
        <w:rPr>
          <w:rFonts w:asciiTheme="minorEastAsia" w:eastAsiaTheme="minorEastAsia" w:hAnsiTheme="minorEastAsia" w:hint="eastAsia"/>
        </w:rPr>
        <w:t>广告管理</w:t>
      </w:r>
      <w:bookmarkEnd w:id="47"/>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广告列表页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展示广告列表信息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2.在系统管理界面点击广告管理按钮，进入广告列表页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3.广告列表页面分</w:t>
            </w:r>
            <w:proofErr w:type="gramStart"/>
            <w:r w:rsidRPr="00341817">
              <w:rPr>
                <w:rFonts w:asciiTheme="minorEastAsia" w:eastAsiaTheme="minorEastAsia" w:hAnsiTheme="minorEastAsia" w:hint="eastAsia"/>
              </w:rPr>
              <w:t>页展示</w:t>
            </w:r>
            <w:proofErr w:type="gramEnd"/>
            <w:r w:rsidRPr="00341817">
              <w:rPr>
                <w:rFonts w:asciiTheme="minorEastAsia" w:eastAsiaTheme="minorEastAsia" w:hAnsiTheme="minorEastAsia" w:hint="eastAsia"/>
              </w:rPr>
              <w:t>广告信息，右上角具备，增加，删除，两个按钮，点击分别进入广告增加和删除页面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4.点击广告名称超链接，进入广告编辑页面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lastRenderedPageBreak/>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广告添加页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添加广告信息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2.在广告列表页，点击添加按钮，进入该界面。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3.输入广告基本信息，点击保存，保存成功后跳转到广告列表页面，保存失败后，重新跳转至广告添加页面。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广告删除功能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在广告列表页面，选中要删除的广告，点击删除按钮，删除广告</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2.选中要删除的一个或者多个广告，点击删除按钮，删除成功，跳转至广告列表页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3，如果一个广告都没有选择，点击删除按钮，则提示，必须至少选择一个广告。</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广告编辑功能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更改广告基本信息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2.在广告列表页，选择广告名称，打开广告编辑界面。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3.输入新的广告信息，点击保存，保存成功跳转至广告列表页。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48" w:name="_Toc10230"/>
      <w:r w:rsidRPr="00341817">
        <w:rPr>
          <w:rFonts w:asciiTheme="minorEastAsia" w:eastAsiaTheme="minorEastAsia" w:hAnsiTheme="minorEastAsia" w:hint="eastAsia"/>
        </w:rPr>
        <w:t>系统参数维护</w:t>
      </w:r>
      <w:bookmarkEnd w:id="48"/>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系统参数列表页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展示系统参数列表信息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2.在系统管理界面点击系统参数管理按钮，进入系统参数列表页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3.系统参数列表页面分</w:t>
            </w:r>
            <w:proofErr w:type="gramStart"/>
            <w:r w:rsidRPr="00341817">
              <w:rPr>
                <w:rFonts w:asciiTheme="minorEastAsia" w:eastAsiaTheme="minorEastAsia" w:hAnsiTheme="minorEastAsia" w:hint="eastAsia"/>
              </w:rPr>
              <w:t>页展示</w:t>
            </w:r>
            <w:proofErr w:type="gramEnd"/>
            <w:r w:rsidRPr="00341817">
              <w:rPr>
                <w:rFonts w:asciiTheme="minorEastAsia" w:eastAsiaTheme="minorEastAsia" w:hAnsiTheme="minorEastAsia" w:hint="eastAsia"/>
              </w:rPr>
              <w:t>系统参数信息，右上角具备，增加，删除，两个按钮，点击分别进入系统参数增加和删除页面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4.点击系统参数名称超链接，进入系统参数编辑页面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系统参数添加页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添加系统参数信息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2.在系统参数列表页，点击添加按钮，进入该界面。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3.输入系统参数基本信息，点击保存，保存成功后跳转到系统参数列表页面，保存失败后，重新跳转至系统参数添加页面。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系统参数删除功能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在系统参数列表页面，选中要删除的系统参数，点击删除按钮，删除系统参数</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lastRenderedPageBreak/>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2.选中要删除的一个或者多个系统参数，点击删除按钮，删除成功，跳转至系统参数列表页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3，如果一个系统参数都没有选择，点击删除按钮，则提示，必须至少选择一个系统参数。</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系统参数编辑功能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更改系统参数基本信息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2.在系统参数列表页，选择系统参数名称，打开系统参数编辑界面。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3.输入新的系统参数信息，点击保存，保存成功跳转至系统参数列表页。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49" w:name="_Toc4072"/>
      <w:r w:rsidRPr="00341817">
        <w:rPr>
          <w:rFonts w:asciiTheme="minorEastAsia" w:eastAsiaTheme="minorEastAsia" w:hAnsiTheme="minorEastAsia" w:hint="eastAsia"/>
        </w:rPr>
        <w:t>日志管理</w:t>
      </w:r>
      <w:bookmarkEnd w:id="49"/>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color w:val="0000FF"/>
              </w:rPr>
              <w:t>日志列表页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以分</w:t>
            </w:r>
            <w:proofErr w:type="gramStart"/>
            <w:r w:rsidRPr="00341817">
              <w:rPr>
                <w:rFonts w:asciiTheme="minorEastAsia" w:eastAsiaTheme="minorEastAsia" w:hAnsiTheme="minorEastAsia" w:hint="eastAsia"/>
              </w:rPr>
              <w:t>页形式</w:t>
            </w:r>
            <w:proofErr w:type="gramEnd"/>
            <w:r w:rsidRPr="00341817">
              <w:rPr>
                <w:rFonts w:asciiTheme="minorEastAsia" w:eastAsiaTheme="minorEastAsia" w:hAnsiTheme="minorEastAsia" w:hint="eastAsia"/>
              </w:rPr>
              <w:t>显示系统操作日志信息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日志表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2.分</w:t>
            </w:r>
            <w:proofErr w:type="gramStart"/>
            <w:r w:rsidRPr="00341817">
              <w:rPr>
                <w:rFonts w:asciiTheme="minorEastAsia" w:eastAsiaTheme="minorEastAsia" w:hAnsiTheme="minorEastAsia" w:hint="eastAsia"/>
              </w:rPr>
              <w:t>页显示</w:t>
            </w:r>
            <w:proofErr w:type="gramEnd"/>
            <w:r w:rsidRPr="00341817">
              <w:rPr>
                <w:rFonts w:asciiTheme="minorEastAsia" w:eastAsiaTheme="minorEastAsia" w:hAnsiTheme="minorEastAsia" w:hint="eastAsia"/>
              </w:rPr>
              <w:t>日志信息。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3.增加搜索框，可以根据日志内容关键字进行检索</w:t>
            </w: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rPr>
          <w:rFonts w:asciiTheme="minorEastAsia" w:eastAsiaTheme="minorEastAsia" w:hAnsiTheme="minorEastAsia" w:hint="eastAsia"/>
          <w:i/>
          <w:color w:val="000000"/>
        </w:rPr>
      </w:pPr>
    </w:p>
    <w:p w:rsidR="00EF2F44" w:rsidRPr="00341817" w:rsidRDefault="00EF2F44">
      <w:pPr>
        <w:pStyle w:val="3"/>
        <w:rPr>
          <w:rFonts w:asciiTheme="minorEastAsia" w:eastAsiaTheme="minorEastAsia" w:hAnsiTheme="minorEastAsia"/>
          <w:color w:val="000000"/>
        </w:rPr>
      </w:pPr>
      <w:bookmarkStart w:id="50" w:name="_Toc19954"/>
      <w:bookmarkStart w:id="51" w:name="_Toc416037778"/>
      <w:r w:rsidRPr="00341817">
        <w:rPr>
          <w:rFonts w:asciiTheme="minorEastAsia" w:eastAsiaTheme="minorEastAsia" w:hAnsiTheme="minorEastAsia"/>
          <w:color w:val="000000"/>
        </w:rPr>
        <w:t>前台模块设计</w:t>
      </w:r>
      <w:bookmarkEnd w:id="50"/>
      <w:r w:rsidR="00D21A1F">
        <w:rPr>
          <w:rFonts w:asciiTheme="minorEastAsia" w:eastAsiaTheme="minorEastAsia" w:hAnsiTheme="minorEastAsia"/>
          <w:color w:val="000000"/>
        </w:rPr>
        <w:t>（删除）</w:t>
      </w:r>
      <w:bookmarkEnd w:id="51"/>
    </w:p>
    <w:p w:rsidR="00EF2F44" w:rsidRPr="00341817" w:rsidRDefault="00EF2F44">
      <w:pPr>
        <w:pStyle w:val="4"/>
        <w:rPr>
          <w:rFonts w:asciiTheme="minorEastAsia" w:eastAsiaTheme="minorEastAsia" w:hAnsiTheme="minorEastAsia" w:hint="eastAsia"/>
        </w:rPr>
      </w:pPr>
      <w:bookmarkStart w:id="52" w:name="_Toc17510"/>
      <w:r w:rsidRPr="00341817">
        <w:rPr>
          <w:rFonts w:asciiTheme="minorEastAsia" w:eastAsiaTheme="minorEastAsia" w:hAnsiTheme="minorEastAsia" w:hint="eastAsia"/>
        </w:rPr>
        <w:t>首页（黑板报）</w:t>
      </w:r>
      <w:bookmarkEnd w:id="52"/>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黑板报</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rPr>
              <w:t>网站首页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2.该页面是网站首页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3.页面上面显示导航，右侧显示注册和登录按钮。</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4.接下来显示4-6个新建立的群组</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5.接下来显示4-6个新发布的帖子。</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群组详情页面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点击首页的某个群</w:t>
            </w:r>
            <w:proofErr w:type="gramStart"/>
            <w:r w:rsidRPr="00341817">
              <w:rPr>
                <w:rFonts w:asciiTheme="minorEastAsia" w:eastAsiaTheme="minorEastAsia" w:hAnsiTheme="minorEastAsia" w:hint="eastAsia"/>
              </w:rPr>
              <w:t>组打开群</w:t>
            </w:r>
            <w:proofErr w:type="gramEnd"/>
            <w:r w:rsidRPr="00341817">
              <w:rPr>
                <w:rFonts w:asciiTheme="minorEastAsia" w:eastAsiaTheme="minorEastAsia" w:hAnsiTheme="minorEastAsia" w:hint="eastAsia"/>
              </w:rPr>
              <w:t>组详情页面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proofErr w:type="gramStart"/>
            <w:r w:rsidRPr="00341817">
              <w:rPr>
                <w:rFonts w:asciiTheme="minorEastAsia" w:eastAsiaTheme="minorEastAsia" w:hAnsiTheme="minorEastAsia" w:hint="eastAsia"/>
                <w:u w:val="single"/>
              </w:rPr>
              <w:t>群组表</w:t>
            </w:r>
            <w:proofErr w:type="gramEnd"/>
            <w:r w:rsidRPr="00341817">
              <w:rPr>
                <w:rFonts w:asciiTheme="minorEastAsia" w:eastAsiaTheme="minorEastAsia" w:hAnsiTheme="minorEastAsia" w:hint="eastAsia"/>
                <w:u w:val="single"/>
              </w:rPr>
              <w:t>_</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lastRenderedPageBreak/>
              <w:t>2.群组详情页面，显示群</w:t>
            </w:r>
            <w:proofErr w:type="gramStart"/>
            <w:r w:rsidRPr="00341817">
              <w:rPr>
                <w:rFonts w:asciiTheme="minorEastAsia" w:eastAsiaTheme="minorEastAsia" w:hAnsiTheme="minorEastAsia" w:hint="eastAsia"/>
              </w:rPr>
              <w:t>组基本</w:t>
            </w:r>
            <w:proofErr w:type="gramEnd"/>
            <w:r w:rsidRPr="00341817">
              <w:rPr>
                <w:rFonts w:asciiTheme="minorEastAsia" w:eastAsiaTheme="minorEastAsia" w:hAnsiTheme="minorEastAsia" w:hint="eastAsia"/>
              </w:rPr>
              <w:t>信息，显示该群组成员列表。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3.分</w:t>
            </w:r>
            <w:proofErr w:type="gramStart"/>
            <w:r w:rsidRPr="00341817">
              <w:rPr>
                <w:rFonts w:asciiTheme="minorEastAsia" w:eastAsiaTheme="minorEastAsia" w:hAnsiTheme="minorEastAsia" w:hint="eastAsia"/>
              </w:rPr>
              <w:t>页显示</w:t>
            </w:r>
            <w:proofErr w:type="gramEnd"/>
            <w:r w:rsidRPr="00341817">
              <w:rPr>
                <w:rFonts w:asciiTheme="minorEastAsia" w:eastAsiaTheme="minorEastAsia" w:hAnsiTheme="minorEastAsia" w:hint="eastAsia"/>
              </w:rPr>
              <w:t>帖子列表。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4.点击帖子</w:t>
            </w:r>
            <w:proofErr w:type="gramStart"/>
            <w:r w:rsidRPr="00341817">
              <w:rPr>
                <w:rFonts w:asciiTheme="minorEastAsia" w:eastAsiaTheme="minorEastAsia" w:hAnsiTheme="minorEastAsia" w:hint="eastAsia"/>
              </w:rPr>
              <w:t>标题超链接</w:t>
            </w:r>
            <w:proofErr w:type="gramEnd"/>
            <w:r w:rsidRPr="00341817">
              <w:rPr>
                <w:rFonts w:asciiTheme="minorEastAsia" w:eastAsiaTheme="minorEastAsia" w:hAnsiTheme="minorEastAsia" w:hint="eastAsia"/>
              </w:rPr>
              <w:t>，进入帖子详情页面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帖子详情页面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在任何地方打开帖子，跳转到帖子详情页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1.该功能使用数据表结构包括：帖子</w:t>
            </w:r>
            <w:r w:rsidRPr="00341817">
              <w:rPr>
                <w:rFonts w:asciiTheme="minorEastAsia" w:eastAsiaTheme="minorEastAsia" w:hAnsiTheme="minorEastAsia" w:hint="eastAsia"/>
                <w:u w:val="single"/>
              </w:rPr>
              <w:t>表_</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2.显示帖子详细信息，包括标题，内容，发帖者，发帖日期，回复列表。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3.底部有回复帖子功能，登录用户输入回复内容即可。未登录用户需要首先登录才能进行回复。</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53" w:name="_Toc22719"/>
      <w:r w:rsidRPr="00341817">
        <w:rPr>
          <w:rFonts w:asciiTheme="minorEastAsia" w:eastAsiaTheme="minorEastAsia" w:hAnsiTheme="minorEastAsia" w:hint="eastAsia"/>
        </w:rPr>
        <w:t>校友志</w:t>
      </w:r>
      <w:bookmarkEnd w:id="53"/>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color w:val="0000FF"/>
              </w:rPr>
            </w:pPr>
            <w:r w:rsidRPr="00341817">
              <w:rPr>
                <w:rFonts w:asciiTheme="minorEastAsia" w:eastAsiaTheme="minorEastAsia" w:hAnsiTheme="minorEastAsia" w:hint="eastAsia"/>
                <w:color w:val="0000FF"/>
              </w:rPr>
              <w:t>校友志</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该</w:t>
            </w:r>
            <w:proofErr w:type="gramStart"/>
            <w:r w:rsidRPr="00341817">
              <w:rPr>
                <w:rFonts w:asciiTheme="minorEastAsia" w:eastAsiaTheme="minorEastAsia" w:hAnsiTheme="minorEastAsia" w:hint="eastAsia"/>
              </w:rPr>
              <w:t>页面即群组</w:t>
            </w:r>
            <w:proofErr w:type="gramEnd"/>
            <w:r w:rsidRPr="00341817">
              <w:rPr>
                <w:rFonts w:asciiTheme="minorEastAsia" w:eastAsiaTheme="minorEastAsia" w:hAnsiTheme="minorEastAsia" w:hint="eastAsia"/>
              </w:rPr>
              <w:t>列表页面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proofErr w:type="gramStart"/>
            <w:r w:rsidRPr="00341817">
              <w:rPr>
                <w:rFonts w:asciiTheme="minorEastAsia" w:eastAsiaTheme="minorEastAsia" w:hAnsiTheme="minorEastAsia" w:hint="eastAsia"/>
                <w:u w:val="single"/>
              </w:rPr>
              <w:t>群组表</w:t>
            </w:r>
            <w:proofErr w:type="gramEnd"/>
            <w:r w:rsidRPr="00341817">
              <w:rPr>
                <w:rFonts w:asciiTheme="minorEastAsia" w:eastAsiaTheme="minorEastAsia" w:hAnsiTheme="minorEastAsia" w:hint="eastAsia"/>
                <w:u w:val="single"/>
              </w:rPr>
              <w:t>_</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2.默认按照热度（帖子发布数量）进行排序，显示群组列表，显示信息为：群组名称，学校，专业，所在城市，成员数目，以及最新的3个帖子。</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3.群组以瀑布六形式展示，鼠标向下滚动后，自动刷新12条群组出来，每行4个，刷出来3行即可。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4.点击具体某个群组进入群组详情页。</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5.点击具体某个帖子进入帖子详情页。</w:t>
            </w: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54" w:name="_Toc22598"/>
      <w:r w:rsidRPr="00341817">
        <w:rPr>
          <w:rFonts w:asciiTheme="minorEastAsia" w:eastAsiaTheme="minorEastAsia" w:hAnsiTheme="minorEastAsia" w:hint="eastAsia"/>
        </w:rPr>
        <w:t>注册</w:t>
      </w:r>
      <w:bookmarkEnd w:id="54"/>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注册</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i/>
                <w:color w:val="000000"/>
              </w:rPr>
              <w:t>提供注册页面以便用户注册</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2.打开注册页面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3.输入注册信息，包括登录名，密码，注册邮箱等。登录名必须唯一。</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4.如果登录名</w:t>
            </w:r>
            <w:proofErr w:type="gramStart"/>
            <w:r w:rsidRPr="00341817">
              <w:rPr>
                <w:rFonts w:asciiTheme="minorEastAsia" w:eastAsiaTheme="minorEastAsia" w:hAnsiTheme="minorEastAsia" w:hint="eastAsia"/>
              </w:rPr>
              <w:t>不</w:t>
            </w:r>
            <w:proofErr w:type="gramEnd"/>
            <w:r w:rsidRPr="00341817">
              <w:rPr>
                <w:rFonts w:asciiTheme="minorEastAsia" w:eastAsiaTheme="minorEastAsia" w:hAnsiTheme="minorEastAsia" w:hint="eastAsia"/>
              </w:rPr>
              <w:t>唯一，则提醒并允许用户重新注册。</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5.注册成功后跳转至登录页面。</w:t>
            </w: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55" w:name="_Toc30960"/>
      <w:r w:rsidRPr="00341817">
        <w:rPr>
          <w:rFonts w:asciiTheme="minorEastAsia" w:eastAsiaTheme="minorEastAsia" w:hAnsiTheme="minorEastAsia" w:hint="eastAsia"/>
        </w:rPr>
        <w:t>登录</w:t>
      </w:r>
      <w:bookmarkEnd w:id="55"/>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登录</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i/>
                <w:color w:val="000000"/>
              </w:rPr>
            </w:pPr>
            <w:r w:rsidRPr="00341817">
              <w:rPr>
                <w:rFonts w:asciiTheme="minorEastAsia" w:eastAsiaTheme="minorEastAsia" w:hAnsiTheme="minorEastAsia" w:hint="eastAsia"/>
                <w:i/>
                <w:color w:val="000000"/>
              </w:rPr>
              <w:t>系统登录功能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2.在用户需要进行登录操作的</w:t>
            </w:r>
            <w:proofErr w:type="gramStart"/>
            <w:r w:rsidRPr="00341817">
              <w:rPr>
                <w:rFonts w:asciiTheme="minorEastAsia" w:eastAsiaTheme="minorEastAsia" w:hAnsiTheme="minorEastAsia" w:hint="eastAsia"/>
              </w:rPr>
              <w:t>功能除都提供</w:t>
            </w:r>
            <w:proofErr w:type="gramEnd"/>
            <w:r w:rsidRPr="00341817">
              <w:rPr>
                <w:rFonts w:asciiTheme="minorEastAsia" w:eastAsiaTheme="minorEastAsia" w:hAnsiTheme="minorEastAsia" w:hint="eastAsia"/>
              </w:rPr>
              <w:t>登录链接。</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3.在登录界面输入用户名和密码，验证码后，提交登录。</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4.登录成功后跳转至登录之前的页面</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5.登录失败后，重新跳转至登录页面。</w:t>
            </w: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rPr>
          <w:rFonts w:asciiTheme="minorEastAsia" w:eastAsiaTheme="minorEastAsia" w:hAnsiTheme="minorEastAsia" w:hint="eastAsia"/>
          <w:i/>
          <w:color w:val="000000"/>
        </w:rPr>
      </w:pPr>
    </w:p>
    <w:p w:rsidR="00EF2F44" w:rsidRPr="00341817" w:rsidRDefault="00EF2F44">
      <w:pPr>
        <w:rPr>
          <w:rFonts w:asciiTheme="minorEastAsia" w:eastAsiaTheme="minorEastAsia" w:hAnsiTheme="minorEastAsia" w:hint="eastAsia"/>
          <w:i/>
          <w:color w:val="000000"/>
        </w:rPr>
      </w:pPr>
    </w:p>
    <w:p w:rsidR="00EF2F44" w:rsidRPr="00341817" w:rsidRDefault="00EF2F44">
      <w:pPr>
        <w:pStyle w:val="4"/>
        <w:rPr>
          <w:rFonts w:asciiTheme="minorEastAsia" w:eastAsiaTheme="minorEastAsia" w:hAnsiTheme="minorEastAsia" w:hint="eastAsia"/>
        </w:rPr>
      </w:pPr>
      <w:bookmarkStart w:id="56" w:name="_Toc31334"/>
      <w:r w:rsidRPr="00341817">
        <w:rPr>
          <w:rFonts w:asciiTheme="minorEastAsia" w:eastAsiaTheme="minorEastAsia" w:hAnsiTheme="minorEastAsia" w:hint="eastAsia"/>
        </w:rPr>
        <w:t>个人中心</w:t>
      </w:r>
      <w:bookmarkEnd w:id="56"/>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我的群组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列出自己加入的</w:t>
            </w:r>
            <w:proofErr w:type="gramStart"/>
            <w:r w:rsidRPr="00341817">
              <w:rPr>
                <w:rFonts w:asciiTheme="minorEastAsia" w:eastAsiaTheme="minorEastAsia" w:hAnsiTheme="minorEastAsia" w:hint="eastAsia"/>
              </w:rPr>
              <w:t>所有群</w:t>
            </w:r>
            <w:proofErr w:type="gramEnd"/>
            <w:r w:rsidRPr="00341817">
              <w:rPr>
                <w:rFonts w:asciiTheme="minorEastAsia" w:eastAsiaTheme="minorEastAsia" w:hAnsiTheme="minorEastAsia" w:hint="eastAsia"/>
              </w:rPr>
              <w:t>组（原则上每个人只能加入一个群组）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2.显示群组详情信息，显示退出按钮，提供退出群组功能</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3.分</w:t>
            </w:r>
            <w:proofErr w:type="gramStart"/>
            <w:r w:rsidRPr="00341817">
              <w:rPr>
                <w:rFonts w:asciiTheme="minorEastAsia" w:eastAsiaTheme="minorEastAsia" w:hAnsiTheme="minorEastAsia" w:hint="eastAsia"/>
              </w:rPr>
              <w:t>页显示</w:t>
            </w:r>
            <w:proofErr w:type="gramEnd"/>
            <w:r w:rsidRPr="00341817">
              <w:rPr>
                <w:rFonts w:asciiTheme="minorEastAsia" w:eastAsiaTheme="minorEastAsia" w:hAnsiTheme="minorEastAsia" w:hint="eastAsia"/>
              </w:rPr>
              <w:t>自己在该</w:t>
            </w:r>
            <w:proofErr w:type="gramStart"/>
            <w:r w:rsidRPr="00341817">
              <w:rPr>
                <w:rFonts w:asciiTheme="minorEastAsia" w:eastAsiaTheme="minorEastAsia" w:hAnsiTheme="minorEastAsia" w:hint="eastAsia"/>
              </w:rPr>
              <w:t>群组发的</w:t>
            </w:r>
            <w:proofErr w:type="gramEnd"/>
            <w:r w:rsidRPr="00341817">
              <w:rPr>
                <w:rFonts w:asciiTheme="minorEastAsia" w:eastAsiaTheme="minorEastAsia" w:hAnsiTheme="minorEastAsia" w:hint="eastAsia"/>
              </w:rPr>
              <w:t>所有帖子。</w:t>
            </w: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重置密码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i/>
                <w:color w:val="000000"/>
              </w:rPr>
              <w:t>重置登录密码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2.在重置密码页面输入旧密码和新密码即可重置密码</w:t>
            </w: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个人资料完善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i/>
                <w:color w:val="000000"/>
              </w:rPr>
              <w:t>完善个人资料</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2.显示个人详细信息，并提供编辑功能。</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3.限制对学籍信息的修改，如果修改学籍信息，则会自动退出之前加入的群组。</w:t>
            </w: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color w:val="0000FF"/>
              </w:rPr>
              <w:t>消息中心</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i/>
                <w:color w:val="000000"/>
              </w:rPr>
              <w:t>显示自己收到所有的系统消息和好友消息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hint="eastAsia"/>
                <w:color w:val="000000"/>
              </w:rPr>
            </w:pPr>
            <w:r w:rsidRPr="00341817">
              <w:rPr>
                <w:rFonts w:asciiTheme="minorEastAsia" w:eastAsiaTheme="minorEastAsia" w:hAnsiTheme="minorEastAsia" w:hint="eastAsia"/>
                <w:color w:val="000000"/>
                <w:sz w:val="18"/>
              </w:rPr>
              <w:lastRenderedPageBreak/>
              <w:t>数据结构与算法</w:t>
            </w:r>
          </w:p>
        </w:tc>
        <w:tc>
          <w:tcPr>
            <w:tcW w:w="7044" w:type="dxa"/>
          </w:tcPr>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消息表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2.分页理出系统和好友发送的所有消息，消息内容包括消息内容，发送者，发送日期</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3.可以回复每个消息。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4.可以删除消息。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5.可以发送一个消息。</w:t>
            </w:r>
          </w:p>
          <w:p w:rsidR="00EF2F44" w:rsidRPr="00341817" w:rsidRDefault="00EF2F44">
            <w:pPr>
              <w:rPr>
                <w:rFonts w:asciiTheme="minorEastAsia" w:eastAsiaTheme="minorEastAsia" w:hAnsiTheme="minorEastAsia" w:hint="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hint="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hint="eastAsia"/>
              </w:rPr>
            </w:pPr>
          </w:p>
        </w:tc>
      </w:tr>
    </w:tbl>
    <w:p w:rsidR="00EF2F44" w:rsidRPr="00341817" w:rsidRDefault="00EF2F44">
      <w:pPr>
        <w:ind w:left="420"/>
        <w:rPr>
          <w:rFonts w:asciiTheme="minorEastAsia" w:eastAsiaTheme="minorEastAsia" w:hAnsiTheme="minorEastAsia" w:hint="eastAsia"/>
          <w:b/>
          <w:bCs/>
          <w:sz w:val="21"/>
          <w:szCs w:val="21"/>
        </w:rPr>
      </w:pPr>
    </w:p>
    <w:p w:rsidR="00EF2F44" w:rsidRPr="00341817" w:rsidRDefault="00DB7643" w:rsidP="00DB7643">
      <w:pPr>
        <w:pStyle w:val="2"/>
        <w:rPr>
          <w:rFonts w:asciiTheme="minorEastAsia" w:eastAsiaTheme="minorEastAsia" w:hAnsiTheme="minorEastAsia"/>
        </w:rPr>
      </w:pPr>
      <w:bookmarkStart w:id="57" w:name="_Toc416037779"/>
      <w:r w:rsidRPr="00341817">
        <w:rPr>
          <w:rFonts w:asciiTheme="minorEastAsia" w:eastAsiaTheme="minorEastAsia" w:hAnsiTheme="minorEastAsia"/>
        </w:rPr>
        <w:t>3.5</w:t>
      </w:r>
      <w:r w:rsidR="00EF2F44" w:rsidRPr="00341817">
        <w:rPr>
          <w:rFonts w:asciiTheme="minorEastAsia" w:eastAsiaTheme="minorEastAsia" w:hAnsiTheme="minorEastAsia"/>
        </w:rPr>
        <w:t>数据需求（根据实体类来决定）</w:t>
      </w:r>
      <w:bookmarkEnd w:id="57"/>
    </w:p>
    <w:p w:rsidR="00EF2F44" w:rsidRPr="00341817" w:rsidRDefault="00DB7643" w:rsidP="00DB7643">
      <w:pPr>
        <w:pStyle w:val="3"/>
        <w:rPr>
          <w:rFonts w:asciiTheme="minorEastAsia" w:eastAsiaTheme="minorEastAsia" w:hAnsiTheme="minorEastAsia"/>
        </w:rPr>
      </w:pPr>
      <w:bookmarkStart w:id="58" w:name="_Toc416037780"/>
      <w:r w:rsidRPr="00341817">
        <w:rPr>
          <w:rFonts w:asciiTheme="minorEastAsia" w:eastAsiaTheme="minorEastAsia" w:hAnsiTheme="minorEastAsia"/>
        </w:rPr>
        <w:t>3.5</w:t>
      </w:r>
      <w:r w:rsidR="00EF2F44" w:rsidRPr="00341817">
        <w:rPr>
          <w:rFonts w:asciiTheme="minorEastAsia" w:eastAsiaTheme="minorEastAsia" w:hAnsiTheme="minorEastAsia"/>
        </w:rPr>
        <w:t>.1用户信息</w:t>
      </w:r>
      <w:bookmarkEnd w:id="58"/>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用户信息包括用户名，密码，昵称，真实姓名，Email，联系电话，QQ,所属学校，所属学院</w:t>
      </w:r>
      <w:r w:rsidR="00486E5B" w:rsidRPr="00341817">
        <w:rPr>
          <w:rFonts w:asciiTheme="minorEastAsia" w:eastAsiaTheme="minorEastAsia" w:hAnsiTheme="minorEastAsia" w:cs="Helvetica Neue" w:hint="eastAsia"/>
          <w:color w:val="333333"/>
          <w:szCs w:val="24"/>
          <w:shd w:val="clear" w:color="auto" w:fill="FFFFFF"/>
        </w:rPr>
        <w:t>。</w:t>
      </w:r>
    </w:p>
    <w:p w:rsidR="00486E5B" w:rsidRPr="00341817" w:rsidRDefault="00486E5B" w:rsidP="00486E5B">
      <w:pPr>
        <w:pStyle w:val="3"/>
        <w:rPr>
          <w:rFonts w:asciiTheme="minorEastAsia" w:eastAsiaTheme="minorEastAsia" w:hAnsiTheme="minorEastAsia"/>
        </w:rPr>
      </w:pPr>
      <w:bookmarkStart w:id="59" w:name="_Toc416037781"/>
      <w:r w:rsidRPr="00341817">
        <w:rPr>
          <w:rFonts w:asciiTheme="minorEastAsia" w:eastAsiaTheme="minorEastAsia" w:hAnsiTheme="minorEastAsia"/>
        </w:rPr>
        <w:t>3.5.3学校信息</w:t>
      </w:r>
      <w:bookmarkEnd w:id="59"/>
    </w:p>
    <w:p w:rsidR="00486E5B" w:rsidRPr="00341817" w:rsidRDefault="00486E5B" w:rsidP="00486E5B">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学校信息包括学校名称，地址。</w:t>
      </w:r>
    </w:p>
    <w:p w:rsidR="00486E5B" w:rsidRPr="00341817" w:rsidRDefault="00486E5B" w:rsidP="00486E5B">
      <w:pPr>
        <w:pStyle w:val="3"/>
        <w:rPr>
          <w:rFonts w:asciiTheme="minorEastAsia" w:eastAsiaTheme="minorEastAsia" w:hAnsiTheme="minorEastAsia"/>
        </w:rPr>
      </w:pPr>
      <w:bookmarkStart w:id="60" w:name="_Toc416037782"/>
      <w:r w:rsidRPr="00341817">
        <w:rPr>
          <w:rFonts w:asciiTheme="minorEastAsia" w:eastAsiaTheme="minorEastAsia" w:hAnsiTheme="minorEastAsia"/>
        </w:rPr>
        <w:t>3.5.3地址信息</w:t>
      </w:r>
      <w:bookmarkEnd w:id="60"/>
    </w:p>
    <w:p w:rsidR="00486E5B" w:rsidRPr="00341817" w:rsidRDefault="00486E5B" w:rsidP="00486E5B">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地址信息包括地址编码，名称，经度，纬度。</w:t>
      </w:r>
    </w:p>
    <w:p w:rsidR="00486E5B" w:rsidRPr="00341817" w:rsidRDefault="00486E5B" w:rsidP="00486E5B">
      <w:pPr>
        <w:pStyle w:val="3"/>
        <w:rPr>
          <w:rFonts w:asciiTheme="minorEastAsia" w:eastAsiaTheme="minorEastAsia" w:hAnsiTheme="minorEastAsia"/>
        </w:rPr>
      </w:pPr>
      <w:bookmarkStart w:id="61" w:name="_Toc416037783"/>
      <w:r w:rsidRPr="00341817">
        <w:rPr>
          <w:rFonts w:asciiTheme="minorEastAsia" w:eastAsiaTheme="minorEastAsia" w:hAnsiTheme="minorEastAsia"/>
        </w:rPr>
        <w:t>3.5.4群组信息</w:t>
      </w:r>
      <w:bookmarkEnd w:id="61"/>
    </w:p>
    <w:p w:rsidR="00486E5B" w:rsidRPr="00341817" w:rsidRDefault="00486E5B" w:rsidP="00486E5B">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群</w:t>
      </w:r>
      <w:proofErr w:type="gramStart"/>
      <w:r w:rsidRPr="00341817">
        <w:rPr>
          <w:rFonts w:asciiTheme="minorEastAsia" w:eastAsiaTheme="minorEastAsia" w:hAnsiTheme="minorEastAsia" w:cs="Helvetica Neue" w:hint="eastAsia"/>
          <w:color w:val="333333"/>
          <w:szCs w:val="24"/>
          <w:shd w:val="clear" w:color="auto" w:fill="FFFFFF"/>
        </w:rPr>
        <w:t>组信息</w:t>
      </w:r>
      <w:proofErr w:type="gramEnd"/>
      <w:r w:rsidRPr="00341817">
        <w:rPr>
          <w:rFonts w:asciiTheme="minorEastAsia" w:eastAsiaTheme="minorEastAsia" w:hAnsiTheme="minorEastAsia" w:cs="Helvetica Neue" w:hint="eastAsia"/>
          <w:color w:val="333333"/>
          <w:szCs w:val="24"/>
          <w:shd w:val="clear" w:color="auto" w:fill="FFFFFF"/>
        </w:rPr>
        <w:t>包括群组名称，群组描述，创建者，床架日期，群组状态（审核中，活动群组，已解散，已关闭）。</w:t>
      </w:r>
    </w:p>
    <w:p w:rsidR="00486E5B" w:rsidRPr="00341817" w:rsidRDefault="00486E5B" w:rsidP="00486E5B">
      <w:pPr>
        <w:pStyle w:val="3"/>
        <w:rPr>
          <w:rFonts w:asciiTheme="minorEastAsia" w:eastAsiaTheme="minorEastAsia" w:hAnsiTheme="minorEastAsia"/>
        </w:rPr>
      </w:pPr>
      <w:bookmarkStart w:id="62" w:name="_Toc416037784"/>
      <w:r w:rsidRPr="00341817">
        <w:rPr>
          <w:rFonts w:asciiTheme="minorEastAsia" w:eastAsiaTheme="minorEastAsia" w:hAnsiTheme="minorEastAsia"/>
        </w:rPr>
        <w:t>3.5.5帖子信息</w:t>
      </w:r>
      <w:bookmarkEnd w:id="62"/>
    </w:p>
    <w:p w:rsidR="00486E5B" w:rsidRPr="00341817" w:rsidRDefault="00486E5B" w:rsidP="00486E5B">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帖子信息包括标题，创建日期，发帖人、帖子类型。</w:t>
      </w:r>
    </w:p>
    <w:p w:rsidR="00486E5B" w:rsidRPr="00341817" w:rsidRDefault="00486E5B" w:rsidP="00486E5B">
      <w:pPr>
        <w:spacing w:line="360" w:lineRule="auto"/>
        <w:rPr>
          <w:rFonts w:asciiTheme="minorEastAsia" w:eastAsiaTheme="minorEastAsia" w:hAnsiTheme="minorEastAsia" w:cs="Helvetica Neue" w:hint="eastAsia"/>
          <w:color w:val="333333"/>
          <w:szCs w:val="24"/>
          <w:shd w:val="clear" w:color="auto" w:fill="FFFFFF"/>
        </w:rPr>
      </w:pPr>
    </w:p>
    <w:p w:rsidR="00486E5B" w:rsidRPr="00341817" w:rsidRDefault="00486E5B" w:rsidP="00486E5B">
      <w:pPr>
        <w:spacing w:line="360" w:lineRule="auto"/>
        <w:rPr>
          <w:rFonts w:asciiTheme="minorEastAsia" w:eastAsiaTheme="minorEastAsia" w:hAnsiTheme="minorEastAsia" w:cs="Helvetica Neue" w:hint="eastAsia"/>
          <w:color w:val="333333"/>
          <w:szCs w:val="24"/>
          <w:shd w:val="clear" w:color="auto" w:fill="FFFFFF"/>
        </w:rPr>
      </w:pPr>
    </w:p>
    <w:p w:rsidR="00EF2F44" w:rsidRPr="00341817" w:rsidRDefault="00EF2F44" w:rsidP="008D7A34">
      <w:pPr>
        <w:pStyle w:val="2"/>
        <w:rPr>
          <w:rFonts w:asciiTheme="minorEastAsia" w:eastAsiaTheme="minorEastAsia" w:hAnsiTheme="minorEastAsia"/>
        </w:rPr>
      </w:pPr>
      <w:bookmarkStart w:id="63" w:name="_Toc416037785"/>
      <w:r w:rsidRPr="00341817">
        <w:rPr>
          <w:rFonts w:asciiTheme="minorEastAsia" w:eastAsiaTheme="minorEastAsia" w:hAnsiTheme="minorEastAsia"/>
        </w:rPr>
        <w:t>3.7小结</w:t>
      </w:r>
      <w:bookmarkEnd w:id="63"/>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通过对系统的整体把握，系统的大致框架和数据来源</w:t>
      </w:r>
      <w:proofErr w:type="gramStart"/>
      <w:r w:rsidRPr="00341817">
        <w:rPr>
          <w:rFonts w:asciiTheme="minorEastAsia" w:eastAsiaTheme="minorEastAsia" w:hAnsiTheme="minorEastAsia" w:cs="Helvetica Neue" w:hint="eastAsia"/>
          <w:color w:val="333333"/>
          <w:szCs w:val="24"/>
          <w:shd w:val="clear" w:color="auto" w:fill="FFFFFF"/>
        </w:rPr>
        <w:t>即最终</w:t>
      </w:r>
      <w:proofErr w:type="gramEnd"/>
      <w:r w:rsidRPr="00341817">
        <w:rPr>
          <w:rFonts w:asciiTheme="minorEastAsia" w:eastAsiaTheme="minorEastAsia" w:hAnsiTheme="minorEastAsia" w:cs="Helvetica Neue" w:hint="eastAsia"/>
          <w:color w:val="333333"/>
          <w:szCs w:val="24"/>
          <w:shd w:val="clear" w:color="auto" w:fill="FFFFFF"/>
        </w:rPr>
        <w:t>的系统功能效果基本成型，为后期的系统实现绘制蓝图</w:t>
      </w:r>
    </w:p>
    <w:p w:rsidR="00EF2F44" w:rsidRPr="003B4F2D" w:rsidRDefault="003B4F2D" w:rsidP="003B4F2D">
      <w:pPr>
        <w:pStyle w:val="1"/>
        <w:rPr>
          <w:rFonts w:hint="eastAsia"/>
        </w:rPr>
      </w:pPr>
      <w:bookmarkStart w:id="64" w:name="_Toc416037786"/>
      <w:r w:rsidRPr="003B4F2D">
        <w:rPr>
          <w:rFonts w:hint="eastAsia"/>
        </w:rPr>
        <w:t>4</w:t>
      </w:r>
      <w:r w:rsidR="00EF2F44" w:rsidRPr="003B4F2D">
        <w:rPr>
          <w:rFonts w:hint="eastAsia"/>
        </w:rPr>
        <w:t>数据库设计</w:t>
      </w:r>
      <w:bookmarkEnd w:id="64"/>
    </w:p>
    <w:p w:rsidR="00EF2F44" w:rsidRPr="00341817" w:rsidRDefault="00EF2F44" w:rsidP="008D7A34">
      <w:pPr>
        <w:pStyle w:val="2"/>
        <w:rPr>
          <w:rFonts w:asciiTheme="minorEastAsia" w:eastAsiaTheme="minorEastAsia" w:hAnsiTheme="minorEastAsia"/>
        </w:rPr>
      </w:pPr>
      <w:bookmarkStart w:id="65" w:name="_Toc416037787"/>
      <w:r w:rsidRPr="00341817">
        <w:rPr>
          <w:rFonts w:asciiTheme="minorEastAsia" w:eastAsiaTheme="minorEastAsia" w:hAnsiTheme="minorEastAsia"/>
        </w:rPr>
        <w:t>4.1数据库的概念</w:t>
      </w:r>
      <w:bookmarkEnd w:id="65"/>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数据库（Database）是按照数据结构来组织、存储和管理数据的仓库，它产生于距今六十多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在信息化社会，充分有效地管理和利用各类信息资源，是进行科学研究和决策管理的前提条件。数据库技术是管理信息系统、办公自动化系统、决策支持系统等各类信息系统的核心部分，是进行科学研究和决策管理的重要技术手段。</w:t>
      </w:r>
    </w:p>
    <w:p w:rsidR="00EF2F44" w:rsidRPr="00341817" w:rsidRDefault="00EF2F44" w:rsidP="008D7A34">
      <w:pPr>
        <w:pStyle w:val="2"/>
        <w:rPr>
          <w:rFonts w:asciiTheme="minorEastAsia" w:eastAsiaTheme="minorEastAsia" w:hAnsiTheme="minorEastAsia"/>
        </w:rPr>
      </w:pPr>
      <w:bookmarkStart w:id="66" w:name="_Toc416037788"/>
      <w:r w:rsidRPr="00341817">
        <w:rPr>
          <w:rFonts w:asciiTheme="minorEastAsia" w:eastAsiaTheme="minorEastAsia" w:hAnsiTheme="minorEastAsia"/>
        </w:rPr>
        <w:t>4.2数据库的选择</w:t>
      </w:r>
      <w:bookmarkEnd w:id="66"/>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本系统采用MySql搭建关系型数据库</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MySQL是一个关系型数据库管理系统，由瑞典 MySQL AB 公司开发，目前属于 Oracle 公司。MySQL 是最流行的关系型数据库管理系统，在 WEB 应用方面 MySQL 是最好的 RDBMS (Relational Database Management System，关系数据库管理系统) 应用软件之一。MySQL 是一种关联数据库管理系统，关联数据库将数据保存在不同的表中，而不是将所有数据放在一个大仓库内，这样就增加了速度并提高了灵活性。MySQL 所使用的 SQL 语言是用于访问数据库的最常用标准化语言。MySQL 软件采用了双授权政策（本词条“授权政策”），它分为社区版</w:t>
      </w:r>
      <w:r w:rsidRPr="00341817">
        <w:rPr>
          <w:rFonts w:asciiTheme="minorEastAsia" w:eastAsiaTheme="minorEastAsia" w:hAnsiTheme="minorEastAsia" w:cs="Helvetica Neue" w:hint="eastAsia"/>
          <w:color w:val="333333"/>
          <w:szCs w:val="24"/>
          <w:shd w:val="clear" w:color="auto" w:fill="FFFFFF"/>
        </w:rPr>
        <w:lastRenderedPageBreak/>
        <w:t>和商业版，由于其体积小、速度快、总体拥有成本低，尤其是开放源码这一特点，一般中小型网站的开发都选择 MySQL 作为网站数据库。由于其社区版的性能卓越，搭配 PHP 和 Apache 可组成良好的开发环境。</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与其他的大型数据库例如 Oracle、DB2、SQL Server等相比，MySQL 自有它的不足之处，但是这丝毫也没有减少它受欢迎的程度。对于一般的个人使用者和中小型企业来说，MySQL提供的功能已经绰绰有余，而且由于 MySQ L是开放源码软件，因此可以大大降低总体拥有成本。Linux作为操作系统，Apache和 Nginx作为 Web 服务器，MySQL 作为数据库，PHP/Perl/Python作为服务器端脚本解释器。由于这四个软件都是免费或开放源码软件（FLOSS)，因此使用这种方式不用花一分钱（除开人工成本）就可以建立起一个稳定、免费的网站系统，被业界称为</w:t>
      </w:r>
      <w:proofErr w:type="gramStart"/>
      <w:r w:rsidRPr="00341817">
        <w:rPr>
          <w:rFonts w:asciiTheme="minorEastAsia" w:eastAsiaTheme="minorEastAsia" w:hAnsiTheme="minorEastAsia" w:cs="Helvetica Neue" w:hint="eastAsia"/>
          <w:color w:val="333333"/>
          <w:szCs w:val="24"/>
          <w:shd w:val="clear" w:color="auto" w:fill="FFFFFF"/>
        </w:rPr>
        <w:t>“</w:t>
      </w:r>
      <w:proofErr w:type="gramEnd"/>
      <w:r w:rsidRPr="00341817">
        <w:rPr>
          <w:rFonts w:asciiTheme="minorEastAsia" w:eastAsiaTheme="minorEastAsia" w:hAnsiTheme="minorEastAsia" w:cs="Helvetica Neue" w:hint="eastAsia"/>
          <w:color w:val="333333"/>
          <w:szCs w:val="24"/>
          <w:shd w:val="clear" w:color="auto" w:fill="FFFFFF"/>
        </w:rPr>
        <w:t>LAMP</w:t>
      </w:r>
      <w:proofErr w:type="gramStart"/>
      <w:r w:rsidRPr="00341817">
        <w:rPr>
          <w:rFonts w:asciiTheme="minorEastAsia" w:eastAsiaTheme="minorEastAsia" w:hAnsiTheme="minorEastAsia" w:cs="Helvetica Neue" w:hint="eastAsia"/>
          <w:color w:val="333333"/>
          <w:szCs w:val="24"/>
          <w:shd w:val="clear" w:color="auto" w:fill="FFFFFF"/>
        </w:rPr>
        <w:t>“</w:t>
      </w:r>
      <w:proofErr w:type="gramEnd"/>
      <w:r w:rsidRPr="00341817">
        <w:rPr>
          <w:rFonts w:asciiTheme="minorEastAsia" w:eastAsiaTheme="minorEastAsia" w:hAnsiTheme="minorEastAsia" w:cs="Helvetica Neue" w:hint="eastAsia"/>
          <w:color w:val="333333"/>
          <w:szCs w:val="24"/>
          <w:shd w:val="clear" w:color="auto" w:fill="FFFFFF"/>
        </w:rPr>
        <w:t>或“LNMP”组合。</w:t>
      </w:r>
    </w:p>
    <w:p w:rsidR="00EF2F44" w:rsidRPr="00341817" w:rsidRDefault="00EF2F44" w:rsidP="008D7A34">
      <w:pPr>
        <w:pStyle w:val="2"/>
        <w:rPr>
          <w:rFonts w:asciiTheme="minorEastAsia" w:eastAsiaTheme="minorEastAsia" w:hAnsiTheme="minorEastAsia"/>
        </w:rPr>
      </w:pPr>
      <w:bookmarkStart w:id="67" w:name="_Toc416037789"/>
      <w:r w:rsidRPr="00341817">
        <w:rPr>
          <w:rFonts w:asciiTheme="minorEastAsia" w:eastAsiaTheme="minorEastAsia" w:hAnsiTheme="minorEastAsia"/>
        </w:rPr>
        <w:t>4.3数据库表的设计</w:t>
      </w:r>
      <w:bookmarkEnd w:id="67"/>
    </w:p>
    <w:p w:rsidR="00EF2F44" w:rsidRPr="00341817" w:rsidRDefault="00EF2F44" w:rsidP="008D7A34">
      <w:pPr>
        <w:pStyle w:val="3"/>
        <w:rPr>
          <w:rFonts w:asciiTheme="minorEastAsia" w:eastAsiaTheme="minorEastAsia" w:hAnsiTheme="minorEastAsia"/>
        </w:rPr>
      </w:pPr>
      <w:bookmarkStart w:id="68" w:name="_Toc416037790"/>
      <w:r w:rsidRPr="00341817">
        <w:rPr>
          <w:rFonts w:asciiTheme="minorEastAsia" w:eastAsiaTheme="minorEastAsia" w:hAnsiTheme="minorEastAsia"/>
        </w:rPr>
        <w:t>4.3.1概念数据模型</w:t>
      </w:r>
      <w:bookmarkEnd w:id="68"/>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简称概念模型(Conceptual Data Model)，是面向数据库用户的现实世界的模型，主要用来描述世界的概念化结构，它使数据库的设计人员在设计的初始阶段，摆脱计算机系统及DBMS的具体技术问题，集中精力分析数据以及数据之间的联系等，与具体的数据库管理系统（Database Management System，简称DBMS）无关。概念数据模型必须换成逻辑数据模型，才能在DBMS中实现。</w:t>
      </w:r>
    </w:p>
    <w:p w:rsidR="00EF2F44" w:rsidRPr="00341817" w:rsidRDefault="00EF2F44">
      <w:pPr>
        <w:spacing w:line="360" w:lineRule="auto"/>
        <w:ind w:firstLineChars="175" w:firstLine="420"/>
        <w:rPr>
          <w:rFonts w:asciiTheme="minorEastAsia" w:eastAsiaTheme="minorEastAsia" w:hAnsiTheme="minorEastAsia" w:hint="eastAsia"/>
          <w:sz w:val="21"/>
          <w:szCs w:val="21"/>
        </w:rPr>
      </w:pPr>
      <w:r w:rsidRPr="00341817">
        <w:rPr>
          <w:rFonts w:asciiTheme="minorEastAsia" w:eastAsiaTheme="minorEastAsia" w:hAnsiTheme="minorEastAsia" w:cs="Helvetica Neue" w:hint="eastAsia"/>
          <w:color w:val="333333"/>
          <w:szCs w:val="24"/>
          <w:shd w:val="clear" w:color="auto" w:fill="FFFFFF"/>
        </w:rPr>
        <w:t>其只描述信息的特征和强调语义，而不涉及信息在计算机中的表示，是现实世界到信息世界的第一层抽象。最常用的是实体联系模型（Entity Relationship Model)。</w:t>
      </w:r>
    </w:p>
    <w:p w:rsidR="00EF2F44" w:rsidRPr="00341817" w:rsidRDefault="00EF2F44" w:rsidP="008D7A34">
      <w:pPr>
        <w:pStyle w:val="3"/>
        <w:rPr>
          <w:rFonts w:asciiTheme="minorEastAsia" w:eastAsiaTheme="minorEastAsia" w:hAnsiTheme="minorEastAsia"/>
        </w:rPr>
      </w:pPr>
      <w:bookmarkStart w:id="69" w:name="_Toc416037791"/>
      <w:r w:rsidRPr="00341817">
        <w:rPr>
          <w:rFonts w:asciiTheme="minorEastAsia" w:eastAsiaTheme="minorEastAsia" w:hAnsiTheme="minorEastAsia"/>
        </w:rPr>
        <w:t>4.3.2物理数据模型</w:t>
      </w:r>
      <w:bookmarkEnd w:id="69"/>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物理数据模型（Physical Data Model）PDM，提供了系统初始设计所需要的基础元素，以及相关元素之间的关系。即用于存储结构和访问机制的更高层描述，描述数据是如何在计算机中存储的，如何表达记录结构、记录顺序和访问路径等</w:t>
      </w:r>
      <w:r w:rsidRPr="00341817">
        <w:rPr>
          <w:rFonts w:asciiTheme="minorEastAsia" w:eastAsiaTheme="minorEastAsia" w:hAnsiTheme="minorEastAsia" w:cs="Helvetica Neue" w:hint="eastAsia"/>
          <w:color w:val="333333"/>
          <w:szCs w:val="24"/>
          <w:shd w:val="clear" w:color="auto" w:fill="FFFFFF"/>
        </w:rPr>
        <w:lastRenderedPageBreak/>
        <w:t>信息。使用物理数据模型，可以在系统</w:t>
      </w:r>
      <w:proofErr w:type="gramStart"/>
      <w:r w:rsidRPr="00341817">
        <w:rPr>
          <w:rFonts w:asciiTheme="minorEastAsia" w:eastAsiaTheme="minorEastAsia" w:hAnsiTheme="minorEastAsia" w:cs="Helvetica Neue" w:hint="eastAsia"/>
          <w:color w:val="333333"/>
          <w:szCs w:val="24"/>
          <w:shd w:val="clear" w:color="auto" w:fill="FFFFFF"/>
        </w:rPr>
        <w:t>层实现</w:t>
      </w:r>
      <w:proofErr w:type="gramEnd"/>
      <w:r w:rsidRPr="00341817">
        <w:rPr>
          <w:rFonts w:asciiTheme="minorEastAsia" w:eastAsiaTheme="minorEastAsia" w:hAnsiTheme="minorEastAsia" w:cs="Helvetica Neue" w:hint="eastAsia"/>
          <w:color w:val="333333"/>
          <w:szCs w:val="24"/>
          <w:shd w:val="clear" w:color="auto" w:fill="FFFFFF"/>
        </w:rPr>
        <w:t>数据库。数据库的物理设计阶段必须在此基础上进行详细的后台设计，包括数据库的存储过程、操作、触发、视图和索引表等；至2013年，还没有太多的物理数据模型，最常用的物理数据模型如下：</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统一模型。</w:t>
      </w:r>
    </w:p>
    <w:p w:rsidR="00EF2F44" w:rsidRPr="00341817" w:rsidRDefault="00EF2F44">
      <w:pPr>
        <w:spacing w:line="360" w:lineRule="auto"/>
        <w:ind w:firstLineChars="175" w:firstLine="420"/>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框架存储模型。</w:t>
      </w:r>
    </w:p>
    <w:p w:rsidR="00EF2F44" w:rsidRPr="00341817" w:rsidRDefault="00EF2F44" w:rsidP="008D7A34">
      <w:pPr>
        <w:pStyle w:val="3"/>
        <w:rPr>
          <w:rFonts w:asciiTheme="minorEastAsia" w:eastAsiaTheme="minorEastAsia" w:hAnsiTheme="minorEastAsia"/>
        </w:rPr>
      </w:pPr>
      <w:bookmarkStart w:id="70" w:name="_Toc416037792"/>
      <w:r w:rsidRPr="00341817">
        <w:rPr>
          <w:rFonts w:asciiTheme="minorEastAsia" w:eastAsiaTheme="minorEastAsia" w:hAnsiTheme="minorEastAsia"/>
        </w:rPr>
        <w:t>4.3.3表格清单</w:t>
      </w:r>
      <w:bookmarkEnd w:id="70"/>
    </w:p>
    <w:p w:rsidR="00EF2F44" w:rsidRPr="00341817" w:rsidRDefault="00EF2F44">
      <w:pPr>
        <w:numPr>
          <w:ilvl w:val="0"/>
          <w:numId w:val="15"/>
        </w:numPr>
        <w:tabs>
          <w:tab w:val="left" w:pos="420"/>
        </w:tabs>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考虑到数据库是在项目的开发中不断的完善的，所以就没有采用powerdesigner工具来设计数据库，后期可以在实体关系完全确定后用powerdesigner来设计数据库</w:t>
      </w:r>
    </w:p>
    <w:p w:rsidR="00EF2F44" w:rsidRPr="00341817" w:rsidRDefault="00EF2F44">
      <w:pPr>
        <w:numPr>
          <w:ilvl w:val="0"/>
          <w:numId w:val="15"/>
        </w:numPr>
        <w:tabs>
          <w:tab w:val="left" w:pos="420"/>
        </w:tabs>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这里数据库表的设计几乎都是和项目中的Java实体Bean对象一一对应的，所以以下表的内容会把数据库中的表和实体对象纳入到一起来对比显示</w:t>
      </w:r>
    </w:p>
    <w:p w:rsidR="00EF2F44" w:rsidRPr="00341817" w:rsidRDefault="00EF2F44">
      <w:pPr>
        <w:numPr>
          <w:ilvl w:val="0"/>
          <w:numId w:val="15"/>
        </w:numPr>
        <w:tabs>
          <w:tab w:val="left" w:pos="420"/>
        </w:tabs>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注：是否为空列项：(0表示不允许为空，-1允许为空）</w:t>
      </w:r>
    </w:p>
    <w:p w:rsidR="00EF2F44" w:rsidRPr="00341817" w:rsidRDefault="00EF2F44">
      <w:pPr>
        <w:rPr>
          <w:rFonts w:asciiTheme="minorEastAsia" w:eastAsiaTheme="minorEastAsia" w:hAnsiTheme="minorEastAsia" w:hint="eastAsia"/>
        </w:rPr>
      </w:pPr>
    </w:p>
    <w:p w:rsidR="00EF2F44" w:rsidRPr="00341817" w:rsidRDefault="00DB7643">
      <w:pPr>
        <w:spacing w:line="360" w:lineRule="auto"/>
        <w:rPr>
          <w:rFonts w:asciiTheme="minorEastAsia" w:eastAsiaTheme="minorEastAsia" w:hAnsiTheme="minorEastAsia" w:cs="Helvetica Neue" w:hint="eastAsia"/>
          <w:color w:val="333333"/>
          <w:szCs w:val="24"/>
          <w:shd w:val="clear" w:color="auto" w:fill="FFFFFF"/>
        </w:rPr>
      </w:pPr>
      <w:r w:rsidRPr="00341817">
        <w:rPr>
          <w:rFonts w:asciiTheme="minorEastAsia" w:eastAsiaTheme="minorEastAsia" w:hAnsiTheme="minorEastAsia" w:hint="eastAsia"/>
          <w:sz w:val="28"/>
        </w:rPr>
        <w:t>使用pd生成的报告直接粘贴到这里即可。</w:t>
      </w:r>
    </w:p>
    <w:p w:rsidR="00EF2F44" w:rsidRPr="00341817" w:rsidRDefault="00EF2F44">
      <w:pPr>
        <w:spacing w:line="360" w:lineRule="auto"/>
        <w:rPr>
          <w:rFonts w:asciiTheme="minorEastAsia" w:eastAsiaTheme="minorEastAsia" w:hAnsiTheme="minorEastAsia" w:cs="Helvetica Neue" w:hint="eastAsia"/>
          <w:color w:val="333333"/>
          <w:szCs w:val="24"/>
          <w:shd w:val="clear" w:color="auto" w:fill="FFFFFF"/>
        </w:rPr>
      </w:pPr>
    </w:p>
    <w:p w:rsidR="00EF2F44" w:rsidRPr="00341817" w:rsidRDefault="00EF2F44">
      <w:pPr>
        <w:spacing w:line="360" w:lineRule="auto"/>
        <w:rPr>
          <w:rFonts w:asciiTheme="minorEastAsia" w:eastAsiaTheme="minorEastAsia" w:hAnsiTheme="minorEastAsia" w:cs="Helvetica Neue" w:hint="eastAsia"/>
          <w:color w:val="333333"/>
          <w:szCs w:val="24"/>
          <w:shd w:val="clear" w:color="auto" w:fill="FFFFFF"/>
        </w:rPr>
      </w:pPr>
    </w:p>
    <w:p w:rsidR="00EF2F44" w:rsidRPr="00341817" w:rsidRDefault="00EF2F44" w:rsidP="00D678A5">
      <w:pPr>
        <w:pStyle w:val="1"/>
        <w:rPr>
          <w:rFonts w:asciiTheme="minorEastAsia" w:eastAsiaTheme="minorEastAsia" w:hAnsiTheme="minorEastAsia" w:hint="eastAsia"/>
        </w:rPr>
      </w:pPr>
      <w:r w:rsidRPr="00341817">
        <w:rPr>
          <w:rFonts w:asciiTheme="minorEastAsia" w:eastAsiaTheme="minorEastAsia" w:hAnsiTheme="minorEastAsia" w:hint="eastAsia"/>
          <w:sz w:val="32"/>
          <w:szCs w:val="32"/>
        </w:rPr>
        <w:t xml:space="preserve"> </w:t>
      </w:r>
      <w:bookmarkStart w:id="71" w:name="_Toc416037793"/>
      <w:r w:rsidRPr="00341817">
        <w:rPr>
          <w:rFonts w:asciiTheme="minorEastAsia" w:eastAsiaTheme="minorEastAsia" w:hAnsiTheme="minorEastAsia" w:hint="eastAsia"/>
        </w:rPr>
        <w:t>5.系统开发要点</w:t>
      </w:r>
      <w:bookmarkEnd w:id="71"/>
    </w:p>
    <w:p w:rsidR="00EF2F44" w:rsidRPr="00341817" w:rsidRDefault="00EF2F44" w:rsidP="00D678A5">
      <w:pPr>
        <w:pStyle w:val="2"/>
        <w:rPr>
          <w:rFonts w:asciiTheme="minorEastAsia" w:eastAsiaTheme="minorEastAsia" w:hAnsiTheme="minorEastAsia"/>
        </w:rPr>
      </w:pPr>
      <w:bookmarkStart w:id="72" w:name="_Toc416037794"/>
      <w:r w:rsidRPr="00341817">
        <w:rPr>
          <w:rFonts w:asciiTheme="minorEastAsia" w:eastAsiaTheme="minorEastAsia" w:hAnsiTheme="minorEastAsia"/>
        </w:rPr>
        <w:t>5.1系统开发环境及开发工具的使用及介绍</w:t>
      </w:r>
      <w:bookmarkEnd w:id="72"/>
    </w:p>
    <w:p w:rsidR="00EF2F44" w:rsidRPr="00341817" w:rsidRDefault="00EF2F44" w:rsidP="00D678A5">
      <w:pPr>
        <w:pStyle w:val="3"/>
        <w:rPr>
          <w:rFonts w:asciiTheme="minorEastAsia" w:eastAsiaTheme="minorEastAsia" w:hAnsiTheme="minorEastAsia"/>
        </w:rPr>
      </w:pPr>
      <w:bookmarkStart w:id="73" w:name="_Toc416037795"/>
      <w:r w:rsidRPr="00341817">
        <w:rPr>
          <w:rFonts w:asciiTheme="minorEastAsia" w:eastAsiaTheme="minorEastAsia" w:hAnsiTheme="minorEastAsia"/>
        </w:rPr>
        <w:t>5.1.1eclipse</w:t>
      </w:r>
      <w:bookmarkEnd w:id="73"/>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开源，轻便，可以以插件的方式方便加入和去除需要的插件功能</w:t>
      </w:r>
    </w:p>
    <w:p w:rsidR="00EF2F44" w:rsidRPr="00341817" w:rsidRDefault="00EF2F44" w:rsidP="00D678A5">
      <w:pPr>
        <w:pStyle w:val="3"/>
        <w:rPr>
          <w:rFonts w:asciiTheme="minorEastAsia" w:eastAsiaTheme="minorEastAsia" w:hAnsiTheme="minorEastAsia"/>
        </w:rPr>
      </w:pPr>
      <w:bookmarkStart w:id="74" w:name="_Toc416037796"/>
      <w:r w:rsidRPr="00341817">
        <w:rPr>
          <w:rFonts w:asciiTheme="minorEastAsia" w:eastAsiaTheme="minorEastAsia" w:hAnsiTheme="minorEastAsia"/>
        </w:rPr>
        <w:t>5.1.2mysql</w:t>
      </w:r>
      <w:bookmarkEnd w:id="74"/>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开源，小巧，功能较齐全的数据库</w:t>
      </w:r>
    </w:p>
    <w:p w:rsidR="00EF2F44" w:rsidRPr="00341817" w:rsidRDefault="00EF2F44" w:rsidP="00D678A5">
      <w:pPr>
        <w:pStyle w:val="3"/>
        <w:rPr>
          <w:rFonts w:asciiTheme="minorEastAsia" w:eastAsiaTheme="minorEastAsia" w:hAnsiTheme="minorEastAsia"/>
        </w:rPr>
      </w:pPr>
      <w:bookmarkStart w:id="75" w:name="_Toc416037797"/>
      <w:r w:rsidRPr="00341817">
        <w:rPr>
          <w:rFonts w:asciiTheme="minorEastAsia" w:eastAsiaTheme="minorEastAsia" w:hAnsiTheme="minorEastAsia"/>
        </w:rPr>
        <w:lastRenderedPageBreak/>
        <w:t>5.1.3SVN</w:t>
      </w:r>
      <w:bookmarkEnd w:id="75"/>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项目版本控制管理工具</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Svn（Subversion）是近年来崛起的版本管理工具，在当前的开源项目里(J2EE)，几乎95%以上的项目都用到了 SVN。Subversion 项目的初衷是为了替换当年开源社区最为流行的版本控制软件 CVS，在 CVS的功能的基础上有很多的提升同时也能较好的解决 CVS 系统的一些不足。</w:t>
      </w:r>
    </w:p>
    <w:p w:rsidR="00EF2F44" w:rsidRPr="00341817" w:rsidRDefault="00EF2F44" w:rsidP="00486E5B">
      <w:pPr>
        <w:pStyle w:val="3"/>
        <w:rPr>
          <w:rFonts w:asciiTheme="minorEastAsia" w:eastAsiaTheme="minorEastAsia" w:hAnsiTheme="minorEastAsia"/>
        </w:rPr>
      </w:pPr>
      <w:bookmarkStart w:id="76" w:name="_Toc416037798"/>
      <w:r w:rsidRPr="00341817">
        <w:rPr>
          <w:rFonts w:asciiTheme="minorEastAsia" w:eastAsiaTheme="minorEastAsia" w:hAnsiTheme="minorEastAsia"/>
        </w:rPr>
        <w:t>5.1.4Maven</w:t>
      </w:r>
      <w:bookmarkEnd w:id="76"/>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翻译为“专家”，“内行”</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Maven是跨平台的项目管理工具。主要服务于基于Java平台的项目构建，依赖管理和项目信息管理。</w:t>
      </w:r>
    </w:p>
    <w:p w:rsidR="00EF2F44" w:rsidRPr="00341817" w:rsidRDefault="00EF2F44" w:rsidP="00486E5B">
      <w:pPr>
        <w:pStyle w:val="3"/>
        <w:rPr>
          <w:rFonts w:asciiTheme="minorEastAsia" w:eastAsiaTheme="minorEastAsia" w:hAnsiTheme="minorEastAsia"/>
        </w:rPr>
      </w:pPr>
      <w:bookmarkStart w:id="77" w:name="_Toc416037799"/>
      <w:r w:rsidRPr="00341817">
        <w:rPr>
          <w:rFonts w:asciiTheme="minorEastAsia" w:eastAsiaTheme="minorEastAsia" w:hAnsiTheme="minorEastAsia"/>
        </w:rPr>
        <w:t>5.1.5JDk1.7以上</w:t>
      </w:r>
      <w:bookmarkEnd w:id="77"/>
    </w:p>
    <w:p w:rsidR="00EF2F44" w:rsidRPr="00341817" w:rsidRDefault="00EF2F44" w:rsidP="00486E5B">
      <w:pPr>
        <w:pStyle w:val="3"/>
        <w:rPr>
          <w:rFonts w:asciiTheme="minorEastAsia" w:eastAsiaTheme="minorEastAsia" w:hAnsiTheme="minorEastAsia"/>
        </w:rPr>
      </w:pPr>
      <w:bookmarkStart w:id="78" w:name="_Toc416037800"/>
      <w:r w:rsidRPr="00341817">
        <w:rPr>
          <w:rFonts w:asciiTheme="minorEastAsia" w:eastAsiaTheme="minorEastAsia" w:hAnsiTheme="minorEastAsia"/>
        </w:rPr>
        <w:t>5.1.6tomcat7.0以上</w:t>
      </w:r>
      <w:bookmarkEnd w:id="78"/>
    </w:p>
    <w:p w:rsidR="00EF2F44" w:rsidRPr="00341817" w:rsidRDefault="00EF2F44" w:rsidP="00486E5B">
      <w:pPr>
        <w:pStyle w:val="2"/>
        <w:rPr>
          <w:rFonts w:asciiTheme="minorEastAsia" w:eastAsiaTheme="minorEastAsia" w:hAnsiTheme="minorEastAsia"/>
          <w:sz w:val="32"/>
          <w:szCs w:val="32"/>
        </w:rPr>
      </w:pPr>
      <w:bookmarkStart w:id="79" w:name="_Toc416037801"/>
      <w:r w:rsidRPr="00341817">
        <w:rPr>
          <w:rFonts w:asciiTheme="minorEastAsia" w:eastAsiaTheme="minorEastAsia" w:hAnsiTheme="minorEastAsia"/>
        </w:rPr>
        <w:t>5.2系统开发相关技术</w:t>
      </w:r>
      <w:bookmarkEnd w:id="79"/>
    </w:p>
    <w:p w:rsidR="00EF2F44" w:rsidRPr="00341817" w:rsidRDefault="00EF2F44" w:rsidP="00486E5B">
      <w:pPr>
        <w:pStyle w:val="3"/>
        <w:rPr>
          <w:rFonts w:asciiTheme="minorEastAsia" w:eastAsiaTheme="minorEastAsia" w:hAnsiTheme="minorEastAsia"/>
        </w:rPr>
      </w:pPr>
      <w:bookmarkStart w:id="80" w:name="_Toc416037802"/>
      <w:r w:rsidRPr="00341817">
        <w:rPr>
          <w:rFonts w:asciiTheme="minorEastAsia" w:eastAsiaTheme="minorEastAsia" w:hAnsiTheme="minorEastAsia"/>
        </w:rPr>
        <w:t>5.2.1Html</w:t>
      </w:r>
      <w:bookmarkEnd w:id="80"/>
    </w:p>
    <w:p w:rsidR="00EF2F44" w:rsidRPr="00341817" w:rsidRDefault="00EF2F44">
      <w:pPr>
        <w:ind w:left="420" w:firstLine="420"/>
        <w:rPr>
          <w:rFonts w:asciiTheme="minorEastAsia" w:eastAsiaTheme="minorEastAsia" w:hAnsiTheme="minorEastAsia" w:cs="宋体" w:hint="eastAsia"/>
        </w:rPr>
      </w:pPr>
      <w:r w:rsidRPr="00341817">
        <w:rPr>
          <w:rFonts w:asciiTheme="minorEastAsia" w:eastAsiaTheme="minorEastAsia" w:hAnsiTheme="minorEastAsia" w:cs="宋体" w:hint="eastAsia"/>
        </w:rPr>
        <w:t>超文本标记语言或超文本链接标示语言（标准通用标记语言下的一个应用）HTML（HyperText Mark-up Language）是一种制作万维网页面的标准语言，是万维网浏览器使用的一种语言，它消除了不同计算机之间信息交流的障碍。</w:t>
      </w:r>
    </w:p>
    <w:p w:rsidR="00EF2F44" w:rsidRPr="00341817" w:rsidRDefault="00EF2F44">
      <w:pPr>
        <w:ind w:left="420" w:firstLine="420"/>
        <w:rPr>
          <w:rFonts w:asciiTheme="minorEastAsia" w:eastAsiaTheme="minorEastAsia" w:hAnsiTheme="minorEastAsia" w:cs="宋体" w:hint="eastAsia"/>
        </w:rPr>
      </w:pPr>
      <w:r w:rsidRPr="00341817">
        <w:rPr>
          <w:rFonts w:asciiTheme="minorEastAsia" w:eastAsiaTheme="minorEastAsia" w:hAnsiTheme="minorEastAsia" w:cs="宋体" w:hint="eastAsia"/>
        </w:rPr>
        <w:t>它是目前网络上应用最为广泛的语言，也是构成网页文档的主要语言。HTML文件是由HTML命令组成的描述性文本，HTML命令可以说明文字、图形、动画、声音、表格、链接等。HTML文件的结构包括头部（Head）、主体（Body）两大部分，其中头部描述浏览器所需的信息，而主体则包含所要说明的具体内容。</w:t>
      </w:r>
    </w:p>
    <w:p w:rsidR="00EF2F44" w:rsidRPr="00341817" w:rsidRDefault="00EF2F44">
      <w:pPr>
        <w:ind w:left="420" w:firstLine="420"/>
        <w:rPr>
          <w:rFonts w:asciiTheme="minorEastAsia" w:eastAsiaTheme="minorEastAsia" w:hAnsiTheme="minorEastAsia" w:cs="宋体" w:hint="eastAsia"/>
        </w:rPr>
      </w:pPr>
      <w:r w:rsidRPr="00341817">
        <w:rPr>
          <w:rFonts w:asciiTheme="minorEastAsia" w:eastAsiaTheme="minorEastAsia" w:hAnsiTheme="minorEastAsia" w:cs="宋体" w:hint="eastAsia"/>
        </w:rPr>
        <w:t>优点：打开速度快，操作简单，无需下载其他阅读器。</w:t>
      </w:r>
    </w:p>
    <w:p w:rsidR="00EF2F44" w:rsidRPr="00341817" w:rsidRDefault="00EF2F44">
      <w:pPr>
        <w:ind w:left="420" w:firstLine="420"/>
        <w:rPr>
          <w:rFonts w:asciiTheme="minorEastAsia" w:eastAsiaTheme="minorEastAsia" w:hAnsiTheme="minorEastAsia" w:cs="宋体" w:hint="eastAsia"/>
        </w:rPr>
      </w:pPr>
      <w:r w:rsidRPr="00341817">
        <w:rPr>
          <w:rFonts w:asciiTheme="minorEastAsia" w:eastAsiaTheme="minorEastAsia" w:hAnsiTheme="minorEastAsia" w:cs="宋体" w:hint="eastAsia"/>
        </w:rPr>
        <w:t>缺点：改变格式，无法直接引用，界面不友好，阅读不方便。</w:t>
      </w:r>
    </w:p>
    <w:p w:rsidR="00EF2F44" w:rsidRPr="00341817" w:rsidRDefault="00EF2F44">
      <w:pPr>
        <w:ind w:left="420" w:firstLine="420"/>
        <w:rPr>
          <w:rFonts w:asciiTheme="minorEastAsia" w:eastAsiaTheme="minorEastAsia" w:hAnsiTheme="minorEastAsia" w:hint="eastAsia"/>
        </w:rPr>
      </w:pPr>
    </w:p>
    <w:p w:rsidR="00EF2F44" w:rsidRPr="00341817" w:rsidRDefault="00EF2F44" w:rsidP="00486E5B">
      <w:pPr>
        <w:pStyle w:val="3"/>
        <w:rPr>
          <w:rFonts w:asciiTheme="minorEastAsia" w:eastAsiaTheme="minorEastAsia" w:hAnsiTheme="minorEastAsia"/>
        </w:rPr>
      </w:pPr>
      <w:bookmarkStart w:id="81" w:name="_Toc416037803"/>
      <w:r w:rsidRPr="00341817">
        <w:rPr>
          <w:rFonts w:asciiTheme="minorEastAsia" w:eastAsiaTheme="minorEastAsia" w:hAnsiTheme="minorEastAsia"/>
        </w:rPr>
        <w:t>5.2.2Css</w:t>
      </w:r>
      <w:bookmarkEnd w:id="81"/>
    </w:p>
    <w:p w:rsidR="00EF2F44" w:rsidRPr="00341817" w:rsidRDefault="00EF2F44">
      <w:pPr>
        <w:ind w:firstLine="420"/>
        <w:rPr>
          <w:rFonts w:asciiTheme="minorEastAsia" w:eastAsiaTheme="minorEastAsia" w:hAnsiTheme="minorEastAsia" w:hint="eastAsia"/>
        </w:rPr>
      </w:pPr>
      <w:r w:rsidRPr="00341817">
        <w:rPr>
          <w:rFonts w:asciiTheme="minorEastAsia" w:eastAsiaTheme="minorEastAsia" w:hAnsiTheme="minorEastAsia" w:hint="eastAsia"/>
        </w:rPr>
        <w:t>级联样式表是一种用来表现HTML（标准通用标记语言的一个应用）或XML（标</w:t>
      </w:r>
      <w:r w:rsidRPr="00341817">
        <w:rPr>
          <w:rFonts w:asciiTheme="minorEastAsia" w:eastAsiaTheme="minorEastAsia" w:hAnsiTheme="minorEastAsia" w:hint="eastAsia"/>
        </w:rPr>
        <w:lastRenderedPageBreak/>
        <w:t>准通用标记语言的一个子集）等文件样式的计算机语言。</w:t>
      </w:r>
    </w:p>
    <w:p w:rsidR="00EF2F44" w:rsidRPr="00341817" w:rsidRDefault="00EF2F44">
      <w:pPr>
        <w:ind w:firstLine="420"/>
        <w:rPr>
          <w:rFonts w:asciiTheme="minorEastAsia" w:eastAsiaTheme="minorEastAsia" w:hAnsiTheme="minorEastAsia" w:hint="eastAsia"/>
        </w:rPr>
      </w:pPr>
      <w:r w:rsidRPr="00341817">
        <w:rPr>
          <w:rFonts w:asciiTheme="minorEastAsia" w:eastAsiaTheme="minorEastAsia" w:hAnsiTheme="minorEastAsia" w:hint="eastAsia"/>
        </w:rPr>
        <w:t>CSS目前最新版本为CSS3，是能够真正做到网页表现与内容分离的一种样式设计语言。相对于传统HTML的表现而言，CSS能够对网页中的对象的位置排版进行</w:t>
      </w:r>
      <w:proofErr w:type="gramStart"/>
      <w:r w:rsidRPr="00341817">
        <w:rPr>
          <w:rFonts w:asciiTheme="minorEastAsia" w:eastAsiaTheme="minorEastAsia" w:hAnsiTheme="minorEastAsia" w:hint="eastAsia"/>
        </w:rPr>
        <w:t>像素级</w:t>
      </w:r>
      <w:proofErr w:type="gramEnd"/>
      <w:r w:rsidRPr="00341817">
        <w:rPr>
          <w:rFonts w:asciiTheme="minorEastAsia" w:eastAsiaTheme="minorEastAsia" w:hAnsiTheme="minorEastAsia" w:hint="eastAsia"/>
        </w:rPr>
        <w:t>的精确控制，支持几乎所有的字体字号样式，拥有对网页对象和模型样式编辑的能力，并能够进行初步交互设计，是目前基于文本展示最优秀的表现设计语言。CSS能够根据不同使用者的理解能力，简化或者优化写法，针对各类人群，有较强的易读性。</w:t>
      </w:r>
    </w:p>
    <w:p w:rsidR="00EF2F44" w:rsidRPr="00341817" w:rsidRDefault="00EF2F44">
      <w:pPr>
        <w:ind w:firstLine="420"/>
        <w:rPr>
          <w:rFonts w:asciiTheme="minorEastAsia" w:eastAsiaTheme="minorEastAsia" w:hAnsiTheme="minorEastAsia" w:hint="eastAsia"/>
        </w:rPr>
      </w:pPr>
    </w:p>
    <w:p w:rsidR="00EF2F44" w:rsidRPr="00341817" w:rsidRDefault="00EF2F44" w:rsidP="00486E5B">
      <w:pPr>
        <w:pStyle w:val="3"/>
        <w:rPr>
          <w:rFonts w:asciiTheme="minorEastAsia" w:eastAsiaTheme="minorEastAsia" w:hAnsiTheme="minorEastAsia"/>
        </w:rPr>
      </w:pPr>
      <w:bookmarkStart w:id="82" w:name="_Toc416037804"/>
      <w:r w:rsidRPr="00341817">
        <w:rPr>
          <w:rFonts w:asciiTheme="minorEastAsia" w:eastAsiaTheme="minorEastAsia" w:hAnsiTheme="minorEastAsia"/>
        </w:rPr>
        <w:t>5.2.3javascript</w:t>
      </w:r>
      <w:bookmarkEnd w:id="82"/>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在1995年时，由Netscape公司的Brendan Eich，在网景导航者浏览器上首次设计实现而成。因为Netscape与Sun合作，Netscape管理层希望它外观看起来像Java，因此取名为JavaScript。但实际上它的语法风格与Self及Scheme较为接近。</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为了取得技术优势，微软推出了JScript，CEnvi推出ScriptEase，与JavaScript同样可在浏览器上运行。为了统一规格，因为JavaScript兼容于ECMA标准，因此也称为ECMAScript。</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是一种解释性脚本语言（代码不进行预编译）。</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主要用来向HTML（标准通用标记语言下的一个应用）页面添加交互行为。</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 xml:space="preserve">可以直接嵌入HTML页面，但写成单独的js文件有利于结构和行为的分离。 </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跨平台特性，在绝大多数浏览器的支持下，可以在多种平台下运行（如Windows、Linux、Mac、Android、iOS等）。</w:t>
      </w:r>
    </w:p>
    <w:p w:rsidR="00EF2F44" w:rsidRPr="00341817" w:rsidRDefault="00EF2F44" w:rsidP="00486E5B">
      <w:pPr>
        <w:pStyle w:val="3"/>
        <w:rPr>
          <w:rFonts w:asciiTheme="minorEastAsia" w:eastAsiaTheme="minorEastAsia" w:hAnsiTheme="minorEastAsia"/>
        </w:rPr>
      </w:pPr>
      <w:bookmarkStart w:id="83" w:name="_Toc416037805"/>
      <w:r w:rsidRPr="00341817">
        <w:rPr>
          <w:rFonts w:asciiTheme="minorEastAsia" w:eastAsiaTheme="minorEastAsia" w:hAnsiTheme="minorEastAsia"/>
        </w:rPr>
        <w:t>5.2.4Servlet</w:t>
      </w:r>
      <w:bookmarkEnd w:id="83"/>
    </w:p>
    <w:p w:rsidR="00EF2F44" w:rsidRPr="00341817" w:rsidRDefault="00EF2F44">
      <w:pPr>
        <w:ind w:firstLine="420"/>
        <w:rPr>
          <w:rFonts w:asciiTheme="minorEastAsia" w:eastAsiaTheme="minorEastAsia" w:hAnsiTheme="minorEastAsia" w:hint="eastAsia"/>
          <w:b/>
          <w:bCs/>
        </w:rPr>
      </w:pPr>
      <w:hyperlink r:id="rId19" w:tgtFrame="http://baike.baidu.com/view/_blank" w:history="1">
        <w:r w:rsidRPr="00341817">
          <w:rPr>
            <w:rStyle w:val="a4"/>
            <w:rFonts w:asciiTheme="minorEastAsia" w:eastAsiaTheme="minorEastAsia" w:hAnsiTheme="minorEastAsia" w:cs="Arial"/>
            <w:color w:val="auto"/>
            <w:sz w:val="21"/>
            <w:szCs w:val="21"/>
            <w:u w:val="none"/>
            <w:shd w:val="clear" w:color="auto" w:fill="FFFFFF"/>
          </w:rPr>
          <w:t>servlet</w:t>
        </w:r>
      </w:hyperlink>
      <w:r w:rsidRPr="00341817">
        <w:rPr>
          <w:rFonts w:asciiTheme="minorEastAsia" w:eastAsiaTheme="minorEastAsia" w:hAnsiTheme="minorEastAsia" w:cs="Arial"/>
          <w:color w:val="333333"/>
          <w:sz w:val="21"/>
          <w:szCs w:val="21"/>
          <w:shd w:val="clear" w:color="auto" w:fill="FFFFFF"/>
        </w:rPr>
        <w:t> 是在</w:t>
      </w:r>
      <w:hyperlink r:id="rId20" w:tgtFrame="http://baike.baidu.com/view/_blank" w:history="1">
        <w:r w:rsidRPr="00341817">
          <w:rPr>
            <w:rStyle w:val="a4"/>
            <w:rFonts w:asciiTheme="minorEastAsia" w:eastAsiaTheme="minorEastAsia" w:hAnsiTheme="minorEastAsia" w:cs="Arial"/>
            <w:color w:val="auto"/>
            <w:sz w:val="21"/>
            <w:szCs w:val="21"/>
            <w:u w:val="none"/>
            <w:shd w:val="clear" w:color="auto" w:fill="FFFFFF"/>
          </w:rPr>
          <w:t>服务器</w:t>
        </w:r>
      </w:hyperlink>
      <w:r w:rsidRPr="00341817">
        <w:rPr>
          <w:rFonts w:asciiTheme="minorEastAsia" w:eastAsiaTheme="minorEastAsia" w:hAnsiTheme="minorEastAsia" w:cs="Arial"/>
          <w:color w:val="333333"/>
          <w:sz w:val="21"/>
          <w:szCs w:val="21"/>
          <w:shd w:val="clear" w:color="auto" w:fill="FFFFFF"/>
        </w:rPr>
        <w:t>上运行的小</w:t>
      </w:r>
      <w:hyperlink r:id="rId21" w:tgtFrame="http://baike.baidu.com/view/_blank" w:history="1">
        <w:r w:rsidRPr="00341817">
          <w:rPr>
            <w:rStyle w:val="a4"/>
            <w:rFonts w:asciiTheme="minorEastAsia" w:eastAsiaTheme="minorEastAsia" w:hAnsiTheme="minorEastAsia" w:cs="Arial"/>
            <w:color w:val="auto"/>
            <w:sz w:val="21"/>
            <w:szCs w:val="21"/>
            <w:u w:val="none"/>
            <w:shd w:val="clear" w:color="auto" w:fill="FFFFFF"/>
          </w:rPr>
          <w:t>程序</w:t>
        </w:r>
      </w:hyperlink>
      <w:r w:rsidRPr="00341817">
        <w:rPr>
          <w:rFonts w:asciiTheme="minorEastAsia" w:eastAsiaTheme="minorEastAsia" w:hAnsiTheme="minorEastAsia" w:cs="Arial"/>
          <w:color w:val="333333"/>
          <w:sz w:val="21"/>
          <w:szCs w:val="21"/>
          <w:shd w:val="clear" w:color="auto" w:fill="FFFFFF"/>
        </w:rPr>
        <w:t>。这个词是在 Java </w:t>
      </w:r>
      <w:hyperlink r:id="rId22" w:tgtFrame="http://baike.baidu.com/view/_blank" w:history="1">
        <w:r w:rsidRPr="00341817">
          <w:rPr>
            <w:rStyle w:val="a4"/>
            <w:rFonts w:asciiTheme="minorEastAsia" w:eastAsiaTheme="minorEastAsia" w:hAnsiTheme="minorEastAsia" w:cs="Arial"/>
            <w:color w:val="auto"/>
            <w:sz w:val="21"/>
            <w:szCs w:val="21"/>
            <w:u w:val="none"/>
            <w:shd w:val="clear" w:color="auto" w:fill="FFFFFF"/>
          </w:rPr>
          <w:t>applet</w:t>
        </w:r>
      </w:hyperlink>
      <w:r w:rsidRPr="00341817">
        <w:rPr>
          <w:rFonts w:asciiTheme="minorEastAsia" w:eastAsiaTheme="minorEastAsia" w:hAnsiTheme="minorEastAsia" w:cs="Arial"/>
          <w:sz w:val="21"/>
          <w:szCs w:val="21"/>
          <w:shd w:val="clear" w:color="auto" w:fill="FFFFFF"/>
        </w:rPr>
        <w:t> </w:t>
      </w:r>
      <w:r w:rsidRPr="00341817">
        <w:rPr>
          <w:rFonts w:asciiTheme="minorEastAsia" w:eastAsiaTheme="minorEastAsia" w:hAnsiTheme="minorEastAsia" w:cs="Arial"/>
          <w:color w:val="333333"/>
          <w:sz w:val="21"/>
          <w:szCs w:val="21"/>
          <w:shd w:val="clear" w:color="auto" w:fill="FFFFFF"/>
        </w:rPr>
        <w:t>的环境中创造的。虽然后者已很少被使用，但 servlet 却发展的很好。是一般面试都会常考的知识</w:t>
      </w:r>
    </w:p>
    <w:p w:rsidR="00EF2F44" w:rsidRPr="00341817" w:rsidRDefault="00EF2F44" w:rsidP="00486E5B">
      <w:pPr>
        <w:pStyle w:val="3"/>
        <w:rPr>
          <w:rFonts w:asciiTheme="minorEastAsia" w:eastAsiaTheme="minorEastAsia" w:hAnsiTheme="minorEastAsia"/>
        </w:rPr>
      </w:pPr>
      <w:bookmarkStart w:id="84" w:name="_Toc416037806"/>
      <w:r w:rsidRPr="00341817">
        <w:rPr>
          <w:rFonts w:asciiTheme="minorEastAsia" w:eastAsiaTheme="minorEastAsia" w:hAnsiTheme="minorEastAsia"/>
        </w:rPr>
        <w:t>5.2.5Jsp</w:t>
      </w:r>
      <w:bookmarkEnd w:id="84"/>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JSP全名为Java Server Pages，中文名叫java服务器页面，其根本是一个简化的Servlet设计，它[1] 是由Sun Microsystems公司倡导、许多公司参与一起建立的一种动态网页技术标准。JSP技术有点类似ASP技术，它是在传统的网页HTML（标准通用标记语言的子集）文件(*.htm,*.html)中插入Java程序段(Scriptlet)和JSP标记(tag)，从而形成JSP文件，后</w:t>
      </w:r>
      <w:r w:rsidRPr="00341817">
        <w:rPr>
          <w:rFonts w:asciiTheme="minorEastAsia" w:eastAsiaTheme="minorEastAsia" w:hAnsiTheme="minorEastAsia" w:hint="eastAsia"/>
        </w:rPr>
        <w:lastRenderedPageBreak/>
        <w:t>缀名为(*.jsp)。 用JSP开发的Web应用是跨平台的，既能在Linux下运行，也能在其他操作系统上运行。</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它实现了Html语法中的java扩张（以 &lt;%, %&gt;形式）。JSP与Servlet一样，是在服务器</w:t>
      </w:r>
      <w:proofErr w:type="gramStart"/>
      <w:r w:rsidRPr="00341817">
        <w:rPr>
          <w:rFonts w:asciiTheme="minorEastAsia" w:eastAsiaTheme="minorEastAsia" w:hAnsiTheme="minorEastAsia" w:hint="eastAsia"/>
        </w:rPr>
        <w:t>端执行</w:t>
      </w:r>
      <w:proofErr w:type="gramEnd"/>
      <w:r w:rsidRPr="00341817">
        <w:rPr>
          <w:rFonts w:asciiTheme="minorEastAsia" w:eastAsiaTheme="minorEastAsia" w:hAnsiTheme="minorEastAsia" w:hint="eastAsia"/>
        </w:rPr>
        <w:t>的。通常返回给客户端的就是一个HTML文本，因此客户端只要有浏览器就能浏览。</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JSP技术使用Java编程语言编写类XML的tags和scriptlets，来封装产生动态网页的处理逻辑。网页还能通过tags和scriptlets访问存在于服务端的资源的应用逻辑。JSP将网页逻辑与网页设计的显示分离，支持可重用的基于组件的设计，使基于Web的应用程序的开发变得迅速和容易。 JSP(JavaServer Pages)是一种动态页面技术，它的主要目的是将表示逻辑从Servlet中分离出来。</w:t>
      </w:r>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Java Servlet是JSP的技术基础，而且大型的Web应用程序的开发需要Java Servlet和JSP配合才能完成。JSP具备了Java技术的简单易用，完全的面向对象，具有平台无关性且安全可靠，主要面向因特网的所有特点。</w:t>
      </w:r>
    </w:p>
    <w:p w:rsidR="00EF2F44" w:rsidRPr="00341817" w:rsidRDefault="00EF2F44" w:rsidP="00486E5B">
      <w:pPr>
        <w:pStyle w:val="3"/>
        <w:rPr>
          <w:rFonts w:asciiTheme="minorEastAsia" w:eastAsiaTheme="minorEastAsia" w:hAnsiTheme="minorEastAsia"/>
        </w:rPr>
      </w:pPr>
      <w:bookmarkStart w:id="85" w:name="_Toc416037807"/>
      <w:r w:rsidRPr="00341817">
        <w:rPr>
          <w:rFonts w:asciiTheme="minorEastAsia" w:eastAsiaTheme="minorEastAsia" w:hAnsiTheme="minorEastAsia"/>
        </w:rPr>
        <w:t>5.2.6Mysql</w:t>
      </w:r>
      <w:bookmarkEnd w:id="85"/>
    </w:p>
    <w:p w:rsidR="00EF2F44" w:rsidRPr="00341817" w:rsidRDefault="00EF2F44">
      <w:pPr>
        <w:ind w:firstLine="420"/>
        <w:rPr>
          <w:rFonts w:asciiTheme="minorEastAsia" w:eastAsiaTheme="minorEastAsia" w:hAnsiTheme="minorEastAsia" w:hint="eastAsia"/>
        </w:rPr>
      </w:pPr>
      <w:r w:rsidRPr="00341817">
        <w:rPr>
          <w:rFonts w:asciiTheme="minorEastAsia" w:eastAsiaTheme="minorEastAsia" w:hAnsiTheme="minorEastAsia" w:hint="eastAsia"/>
        </w:rPr>
        <w:t>MySQL是一个关系型数据库管理系统，由瑞典 MySQL AB 公司开发，目前属于 Oracle 公司。MySQL 是最流行的关系型数据库管理系统，在 WEB 应用方面 MySQL 是最好的 RDBMS (Relational Database Management System，关系数据库管理系统) 应用软件之一。MySQL 是一种关联数据库管理系统，关联数据库将数据保存在不同的表中，而不是将所有数据放在一个大仓库内，这样就增加了速度并提高了灵活性。MySQL 所使用的 SQL 语言是用于访问数据库的最常用标准化语言。MySQL 软件采用了双授权政策（本词条“授权政策”），它分为社区版和商业版，由于其体积小、速度快、总体拥有成本低，尤其是开放源码这一特点，一般中小型网站的开发都选择 MySQL 作为网站数据库。由于其社区版的性能卓越，搭配 PHP 和 Apache 可组成良好的开发环境。</w:t>
      </w:r>
    </w:p>
    <w:p w:rsidR="00EF2F44" w:rsidRPr="00341817" w:rsidRDefault="00DF3C0B" w:rsidP="00486E5B">
      <w:pPr>
        <w:pStyle w:val="3"/>
        <w:rPr>
          <w:rFonts w:asciiTheme="minorEastAsia" w:eastAsiaTheme="minorEastAsia" w:hAnsiTheme="minorEastAsia"/>
        </w:rPr>
      </w:pPr>
      <w:bookmarkStart w:id="86" w:name="_Toc416037808"/>
      <w:r>
        <w:rPr>
          <w:rFonts w:asciiTheme="minorEastAsia" w:eastAsiaTheme="minorEastAsia" w:hAnsiTheme="minorEastAsia"/>
        </w:rPr>
        <w:t>5.2.7</w:t>
      </w:r>
      <w:r w:rsidR="00EF2F44" w:rsidRPr="00341817">
        <w:rPr>
          <w:rFonts w:asciiTheme="minorEastAsia" w:eastAsiaTheme="minorEastAsia" w:hAnsiTheme="minorEastAsia"/>
        </w:rPr>
        <w:t>JQuery</w:t>
      </w:r>
      <w:bookmarkEnd w:id="86"/>
    </w:p>
    <w:p w:rsidR="00EF2F44" w:rsidRPr="00341817" w:rsidRDefault="00DF3C0B" w:rsidP="00DF3C0B">
      <w:pPr>
        <w:pStyle w:val="4"/>
        <w:rPr>
          <w:rFonts w:hint="eastAsia"/>
        </w:rPr>
      </w:pPr>
      <w:r>
        <w:rPr>
          <w:rFonts w:hint="eastAsia"/>
        </w:rPr>
        <w:t xml:space="preserve">5.2.7.1 </w:t>
      </w:r>
      <w:r w:rsidR="00EF2F44" w:rsidRPr="00341817">
        <w:rPr>
          <w:rFonts w:hint="eastAsia"/>
        </w:rPr>
        <w:t>JQuery</w:t>
      </w:r>
      <w:r>
        <w:rPr>
          <w:rFonts w:hint="eastAsia"/>
        </w:rPr>
        <w:t>简介</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Jquery是继prototype之后又一个优秀的Javascript库。它是轻量级的js库 ，它兼容CSS3，还兼容各种浏览器（IE 6.0+, FF 1.5+, Safari 2.0+, Opera 9.0+），jQuery2.0及后续版本将不再支持IE6/7/8浏览器。jQuery使用户能更方便地处理HTML（标准通用标记语言下的一个应用）、events、实现动画效果，并且方便地为网站提供AJAX交互。jQuery还有一个比较大的优势是，它的文档说明很全，而且各种应用也说得很详细，同时还有许多成熟的插件可供选择。jQuery能够使用户的html页面保持代码和html内容分离，也就是说，不用再在html里面插入一堆js来调用命令了，只需要定义id即可。</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jQuery是一个兼容多浏览器的javascript库，核心理念是write less,do more(写得更少,做得更多)。jQuery在2006年1月由美国人John Resig在纽约的barcamp发</w:t>
      </w:r>
      <w:r w:rsidRPr="00341817">
        <w:rPr>
          <w:rFonts w:asciiTheme="minorEastAsia" w:eastAsiaTheme="minorEastAsia" w:hAnsiTheme="minorEastAsia" w:hint="eastAsia"/>
          <w:sz w:val="21"/>
          <w:szCs w:val="21"/>
        </w:rPr>
        <w:lastRenderedPageBreak/>
        <w:t>布，吸引了来自世界各地的众多JavaScript高手加入，由Dave Methvin率领团队进行开发。如今，jQuery已经成为最流行的javascript库，在世界前10000个访问最多的网站中，有超过55%在使用jQuery。</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jQuery是免费、开源的，使用MIT许可协议。jQuery的语法设计可以使开发者更加便捷，例如操作文档对象、选择DOM元素、制作动画效果、事件处理、使用Ajax以及其他功能。除此以外，jQuery提供API让开发者编写插件。其模块化的使用方式使开发者可以很轻松的开发出功能强大的静态或动态网页。</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jQuery，顾名思议，也就是JavaScript和查询（Query），即是辅助JavaScript开发的库。</w:t>
      </w:r>
    </w:p>
    <w:p w:rsidR="00EF2F44" w:rsidRPr="00341817" w:rsidRDefault="00DF3C0B" w:rsidP="00DF3C0B">
      <w:pPr>
        <w:pStyle w:val="4"/>
        <w:rPr>
          <w:rFonts w:hint="eastAsia"/>
          <w:sz w:val="21"/>
          <w:szCs w:val="21"/>
        </w:rPr>
      </w:pPr>
      <w:r>
        <w:rPr>
          <w:rFonts w:hint="eastAsia"/>
        </w:rPr>
        <w:t xml:space="preserve">5.2.7.2 </w:t>
      </w:r>
      <w:r w:rsidR="00EF2F44" w:rsidRPr="00341817">
        <w:rPr>
          <w:rFonts w:hint="eastAsia"/>
        </w:rPr>
        <w:t>特点</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动态特效</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AJAX</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通过插件来扩展</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方便的工具 - 例如浏览器版本判断</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渐进增强</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链式调用</w:t>
      </w:r>
    </w:p>
    <w:p w:rsidR="00EF2F44" w:rsidRPr="00341817" w:rsidRDefault="00EF2F44">
      <w:pPr>
        <w:numPr>
          <w:ilvl w:val="0"/>
          <w:numId w:val="16"/>
        </w:numPr>
        <w:ind w:firstLineChars="20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多浏览器支持，支持Internet Explorer6.0+、Opera9.0+、Firefox2+、Safari2.0+、Chrome1.0+（在2.0.0中取消了对Internet Explorer6,7,8的支持）</w:t>
      </w:r>
    </w:p>
    <w:p w:rsidR="00EF2F44" w:rsidRPr="00341817" w:rsidRDefault="00C229DD" w:rsidP="00486E5B">
      <w:pPr>
        <w:pStyle w:val="3"/>
        <w:rPr>
          <w:rFonts w:asciiTheme="minorEastAsia" w:eastAsiaTheme="minorEastAsia" w:hAnsiTheme="minorEastAsia"/>
        </w:rPr>
      </w:pPr>
      <w:bookmarkStart w:id="87" w:name="_Toc416037809"/>
      <w:r>
        <w:rPr>
          <w:rFonts w:asciiTheme="minorEastAsia" w:eastAsiaTheme="minorEastAsia" w:hAnsiTheme="minorEastAsia"/>
        </w:rPr>
        <w:t>5.2.8</w:t>
      </w:r>
      <w:r w:rsidR="00EF2F44" w:rsidRPr="00341817">
        <w:rPr>
          <w:rFonts w:asciiTheme="minorEastAsia" w:eastAsiaTheme="minorEastAsia" w:hAnsiTheme="minorEastAsia"/>
        </w:rPr>
        <w:t>：Bootstrap</w:t>
      </w:r>
      <w:bookmarkEnd w:id="87"/>
    </w:p>
    <w:p w:rsidR="00EF2F44" w:rsidRPr="00341817" w:rsidRDefault="00EF2F44">
      <w:pPr>
        <w:ind w:left="420" w:firstLine="420"/>
        <w:outlineLvl w:val="3"/>
        <w:rPr>
          <w:rFonts w:asciiTheme="minorEastAsia" w:eastAsiaTheme="minorEastAsia" w:hAnsiTheme="minorEastAsia" w:hint="eastAsia"/>
          <w:b/>
          <w:bCs/>
          <w:sz w:val="32"/>
          <w:szCs w:val="32"/>
        </w:rPr>
      </w:pPr>
      <w:r w:rsidRPr="00341817">
        <w:rPr>
          <w:rFonts w:asciiTheme="minorEastAsia" w:eastAsiaTheme="minorEastAsia" w:hAnsiTheme="minorEastAsia" w:hint="eastAsia"/>
          <w:b/>
          <w:bCs/>
          <w:sz w:val="32"/>
          <w:szCs w:val="32"/>
        </w:rPr>
        <w:t>Bootstrap简介</w:t>
      </w:r>
    </w:p>
    <w:p w:rsidR="00EF2F44" w:rsidRPr="00341817" w:rsidRDefault="00EF2F44">
      <w:pPr>
        <w:ind w:left="420" w:firstLine="420"/>
        <w:rPr>
          <w:rFonts w:asciiTheme="minorEastAsia" w:eastAsiaTheme="minorEastAsia" w:hAnsiTheme="minorEastAsia" w:hint="eastAsia"/>
          <w:b/>
          <w:bCs/>
          <w:sz w:val="32"/>
          <w:szCs w:val="32"/>
        </w:rPr>
      </w:pPr>
      <w:r w:rsidRPr="00341817">
        <w:rPr>
          <w:rFonts w:asciiTheme="minorEastAsia" w:eastAsiaTheme="minorEastAsia" w:hAnsiTheme="minorEastAsia" w:cs="Arial" w:hint="eastAsia"/>
          <w:color w:val="333333"/>
          <w:sz w:val="21"/>
          <w:szCs w:val="21"/>
          <w:shd w:val="clear" w:color="auto" w:fill="FFFFFF"/>
        </w:rPr>
        <w:t>Bootstrap，来自 Twitter，是目前最受欢迎的前端框架。Bootstrap 是基于 HTML、CSS、JAVASCRIPT 的，它简洁灵活，使得 Web 开发更加快捷。</w:t>
      </w:r>
      <w:r w:rsidRPr="00341817">
        <w:rPr>
          <w:rFonts w:asciiTheme="minorEastAsia" w:eastAsiaTheme="minorEastAsia" w:hAnsiTheme="minorEastAsia" w:cs="Arial"/>
          <w:color w:val="333333"/>
          <w:sz w:val="21"/>
          <w:szCs w:val="21"/>
          <w:shd w:val="clear" w:color="auto" w:fill="FFFFFF"/>
        </w:rPr>
        <w:t>它由Twitter的设计师Mark Otto和Jacob Thornton合作开发，是一个CSS/HTML框架。Bootstrap提供了优雅的HTML和CSS规范，它即是由动态</w:t>
      </w:r>
      <w:hyperlink r:id="rId23" w:tgtFrame="http://baike.baidu.com/subview/1489977/_blank" w:history="1">
        <w:r w:rsidRPr="00341817">
          <w:rPr>
            <w:rStyle w:val="a4"/>
            <w:rFonts w:asciiTheme="minorEastAsia" w:eastAsiaTheme="minorEastAsia" w:hAnsiTheme="minorEastAsia" w:cs="Arial"/>
            <w:color w:val="000000"/>
            <w:sz w:val="21"/>
            <w:szCs w:val="21"/>
            <w:u w:val="none"/>
            <w:shd w:val="clear" w:color="auto" w:fill="FFFFFF"/>
          </w:rPr>
          <w:t>CSS</w:t>
        </w:r>
      </w:hyperlink>
      <w:r w:rsidRPr="00341817">
        <w:rPr>
          <w:rFonts w:asciiTheme="minorEastAsia" w:eastAsiaTheme="minorEastAsia" w:hAnsiTheme="minorEastAsia" w:cs="Arial"/>
          <w:color w:val="333333"/>
          <w:sz w:val="21"/>
          <w:szCs w:val="21"/>
          <w:shd w:val="clear" w:color="auto" w:fill="FFFFFF"/>
        </w:rPr>
        <w:t>语言Less写成。Bootstrap一经推出后颇受欢迎，一直是GitHub上的热门开源项目，包括NASA的MSNBC（微软全国广播公司）的Breaking News都使用了该项目。</w:t>
      </w:r>
    </w:p>
    <w:p w:rsidR="00EF2F44" w:rsidRPr="00341817" w:rsidRDefault="00C229DD" w:rsidP="00486E5B">
      <w:pPr>
        <w:pStyle w:val="3"/>
        <w:rPr>
          <w:rFonts w:asciiTheme="minorEastAsia" w:eastAsiaTheme="minorEastAsia" w:hAnsiTheme="minorEastAsia"/>
        </w:rPr>
      </w:pPr>
      <w:bookmarkStart w:id="88" w:name="_Toc416037810"/>
      <w:r>
        <w:rPr>
          <w:rFonts w:asciiTheme="minorEastAsia" w:eastAsiaTheme="minorEastAsia" w:hAnsiTheme="minorEastAsia"/>
        </w:rPr>
        <w:t>5.2.9</w:t>
      </w:r>
      <w:r w:rsidR="00EF2F44" w:rsidRPr="00341817">
        <w:rPr>
          <w:rFonts w:asciiTheme="minorEastAsia" w:eastAsiaTheme="minorEastAsia" w:hAnsiTheme="minorEastAsia"/>
        </w:rPr>
        <w:t>：</w:t>
      </w:r>
      <w:proofErr w:type="gramStart"/>
      <w:r w:rsidR="00EF2F44" w:rsidRPr="00341817">
        <w:rPr>
          <w:rFonts w:asciiTheme="minorEastAsia" w:eastAsiaTheme="minorEastAsia" w:hAnsiTheme="minorEastAsia"/>
        </w:rPr>
        <w:t>nutz</w:t>
      </w:r>
      <w:bookmarkEnd w:id="88"/>
      <w:proofErr w:type="gramEnd"/>
    </w:p>
    <w:p w:rsidR="00EF2F44" w:rsidRPr="00C229DD" w:rsidRDefault="00DF3C0B" w:rsidP="00C229DD">
      <w:pPr>
        <w:pStyle w:val="4"/>
        <w:rPr>
          <w:rFonts w:hint="eastAsia"/>
        </w:rPr>
      </w:pPr>
      <w:r w:rsidRPr="00C229DD">
        <w:rPr>
          <w:rFonts w:hint="eastAsia"/>
        </w:rPr>
        <w:t>5</w:t>
      </w:r>
      <w:r w:rsidR="00C229DD" w:rsidRPr="00C229DD">
        <w:rPr>
          <w:rFonts w:hint="eastAsia"/>
        </w:rPr>
        <w:t xml:space="preserve">.2.9.1 </w:t>
      </w:r>
      <w:r w:rsidR="00EF2F44" w:rsidRPr="00C229DD">
        <w:rPr>
          <w:rFonts w:hint="eastAsia"/>
        </w:rPr>
        <w:t>nutz</w:t>
      </w:r>
      <w:r w:rsidR="00EF2F44" w:rsidRPr="00C229DD">
        <w:rPr>
          <w:rFonts w:hint="eastAsia"/>
        </w:rPr>
        <w:t>简介</w:t>
      </w:r>
    </w:p>
    <w:p w:rsidR="00EF2F44" w:rsidRPr="00341817" w:rsidRDefault="00EF2F44">
      <w:pPr>
        <w:ind w:left="42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Nutz是对于Java程序员来说，除SSH之外的另一个选择。当然，它是开源的，并且是完全免费的。同时也是商业友好的(Licensed under the Apache License, Version 2.0)。</w:t>
      </w:r>
    </w:p>
    <w:p w:rsidR="00EF2F44" w:rsidRPr="00341817" w:rsidRDefault="00C229DD" w:rsidP="00C229DD">
      <w:pPr>
        <w:pStyle w:val="4"/>
        <w:rPr>
          <w:rFonts w:hint="eastAsia"/>
        </w:rPr>
      </w:pPr>
      <w:r>
        <w:rPr>
          <w:rFonts w:hint="eastAsia"/>
        </w:rPr>
        <w:lastRenderedPageBreak/>
        <w:t>5.2.9.2</w:t>
      </w:r>
      <w:r w:rsidR="00EF2F44" w:rsidRPr="00341817">
        <w:rPr>
          <w:rFonts w:hint="eastAsia"/>
        </w:rPr>
        <w:t>特点</w:t>
      </w:r>
    </w:p>
    <w:p w:rsidR="00EF2F44" w:rsidRPr="00C229DD" w:rsidRDefault="00EF2F44" w:rsidP="00C229DD">
      <w:pPr>
        <w:pStyle w:val="ab"/>
        <w:numPr>
          <w:ilvl w:val="0"/>
          <w:numId w:val="18"/>
        </w:numPr>
        <w:ind w:firstLineChars="0"/>
        <w:outlineLvl w:val="4"/>
        <w:rPr>
          <w:rFonts w:asciiTheme="minorEastAsia" w:eastAsiaTheme="minorEastAsia" w:hAnsiTheme="minorEastAsia" w:hint="eastAsia"/>
          <w:b/>
          <w:bCs/>
          <w:sz w:val="28"/>
          <w:szCs w:val="28"/>
        </w:rPr>
      </w:pPr>
      <w:r w:rsidRPr="00C229DD">
        <w:rPr>
          <w:rFonts w:asciiTheme="minorEastAsia" w:eastAsiaTheme="minorEastAsia" w:hAnsiTheme="minorEastAsia" w:hint="eastAsia"/>
          <w:b/>
          <w:bCs/>
          <w:sz w:val="28"/>
          <w:szCs w:val="28"/>
        </w:rPr>
        <w:t xml:space="preserve">轻 </w:t>
      </w:r>
    </w:p>
    <w:p w:rsidR="00EF2F44" w:rsidRPr="00341817" w:rsidRDefault="00EF2F44">
      <w:pPr>
        <w:ind w:left="84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当前最新版，整个jar文件共910kB -- 针对JDBC的薄封装，无缓存。</w:t>
      </w:r>
    </w:p>
    <w:p w:rsidR="00EF2F44" w:rsidRPr="00C229DD" w:rsidRDefault="00EF2F44" w:rsidP="00C229DD">
      <w:pPr>
        <w:pStyle w:val="ab"/>
        <w:numPr>
          <w:ilvl w:val="0"/>
          <w:numId w:val="18"/>
        </w:numPr>
        <w:ind w:firstLineChars="0"/>
        <w:outlineLvl w:val="4"/>
        <w:rPr>
          <w:rFonts w:asciiTheme="minorEastAsia" w:eastAsiaTheme="minorEastAsia" w:hAnsiTheme="minorEastAsia" w:hint="eastAsia"/>
          <w:b/>
          <w:bCs/>
          <w:sz w:val="28"/>
          <w:szCs w:val="28"/>
        </w:rPr>
      </w:pPr>
      <w:r w:rsidRPr="00C229DD">
        <w:rPr>
          <w:rFonts w:asciiTheme="minorEastAsia" w:eastAsiaTheme="minorEastAsia" w:hAnsiTheme="minorEastAsia" w:hint="eastAsia"/>
          <w:b/>
          <w:bCs/>
          <w:sz w:val="28"/>
          <w:szCs w:val="28"/>
        </w:rPr>
        <w:t xml:space="preserve">全 </w:t>
      </w:r>
    </w:p>
    <w:p w:rsidR="00EF2F44" w:rsidRPr="00341817" w:rsidRDefault="00EF2F44">
      <w:pPr>
        <w:ind w:left="84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提供了Dao(ORM, SQL管理)，Ioc, Aop, Mvc, Json解析等必要功能。</w:t>
      </w:r>
    </w:p>
    <w:p w:rsidR="00EF2F44" w:rsidRPr="00C229DD" w:rsidRDefault="00EF2F44" w:rsidP="00C229DD">
      <w:pPr>
        <w:pStyle w:val="ab"/>
        <w:numPr>
          <w:ilvl w:val="0"/>
          <w:numId w:val="18"/>
        </w:numPr>
        <w:ind w:firstLineChars="0"/>
        <w:outlineLvl w:val="4"/>
        <w:rPr>
          <w:rFonts w:asciiTheme="minorEastAsia" w:eastAsiaTheme="minorEastAsia" w:hAnsiTheme="minorEastAsia" w:hint="eastAsia"/>
          <w:b/>
          <w:bCs/>
          <w:sz w:val="28"/>
          <w:szCs w:val="28"/>
        </w:rPr>
      </w:pPr>
      <w:r w:rsidRPr="00C229DD">
        <w:rPr>
          <w:rFonts w:asciiTheme="minorEastAsia" w:eastAsiaTheme="minorEastAsia" w:hAnsiTheme="minorEastAsia" w:hint="eastAsia"/>
          <w:b/>
          <w:bCs/>
          <w:sz w:val="28"/>
          <w:szCs w:val="28"/>
        </w:rPr>
        <w:t xml:space="preserve">活 </w:t>
      </w:r>
    </w:p>
    <w:p w:rsidR="00EF2F44" w:rsidRPr="00341817" w:rsidRDefault="00EF2F44">
      <w:pPr>
        <w:ind w:left="84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各个部分可以独立使用，比如在Spring里采用Nutz.Dao，又比如在Nutz.Ioc里使用Hibernate等。</w:t>
      </w:r>
    </w:p>
    <w:p w:rsidR="00EF2F44" w:rsidRPr="00C229DD" w:rsidRDefault="00EF2F44" w:rsidP="00C229DD">
      <w:pPr>
        <w:pStyle w:val="ab"/>
        <w:numPr>
          <w:ilvl w:val="0"/>
          <w:numId w:val="18"/>
        </w:numPr>
        <w:ind w:firstLineChars="0"/>
        <w:outlineLvl w:val="4"/>
        <w:rPr>
          <w:rFonts w:asciiTheme="minorEastAsia" w:eastAsiaTheme="minorEastAsia" w:hAnsiTheme="minorEastAsia" w:hint="eastAsia"/>
          <w:b/>
          <w:bCs/>
          <w:sz w:val="28"/>
          <w:szCs w:val="28"/>
        </w:rPr>
      </w:pPr>
      <w:r w:rsidRPr="00C229DD">
        <w:rPr>
          <w:rFonts w:asciiTheme="minorEastAsia" w:eastAsiaTheme="minorEastAsia" w:hAnsiTheme="minorEastAsia" w:hint="eastAsia"/>
          <w:b/>
          <w:bCs/>
          <w:sz w:val="28"/>
          <w:szCs w:val="28"/>
        </w:rPr>
        <w:t xml:space="preserve">整 </w:t>
      </w:r>
    </w:p>
    <w:p w:rsidR="00EF2F44" w:rsidRPr="00341817" w:rsidRDefault="00EF2F44">
      <w:pPr>
        <w:ind w:left="840" w:firstLine="420"/>
        <w:rPr>
          <w:rFonts w:asciiTheme="minorEastAsia" w:eastAsiaTheme="minorEastAsia" w:hAnsiTheme="minorEastAsia" w:hint="eastAsia"/>
          <w:sz w:val="21"/>
          <w:szCs w:val="21"/>
        </w:rPr>
      </w:pPr>
      <w:r w:rsidRPr="00341817">
        <w:rPr>
          <w:rFonts w:asciiTheme="minorEastAsia" w:eastAsiaTheme="minorEastAsia" w:hAnsiTheme="minorEastAsia" w:hint="eastAsia"/>
          <w:sz w:val="21"/>
          <w:szCs w:val="21"/>
        </w:rPr>
        <w:t>它所有功能均不依赖第三方jar文件。这就意味着：如果一个Web应用，你在WEB-INF/lib下只需要放置一个nutz.jar就够了。当然，你要使用其它的连接池、数据库驱动、打印PDF支持等功能，还需要自行添置jar包。</w:t>
      </w:r>
    </w:p>
    <w:p w:rsidR="00EF2F44" w:rsidRPr="00341817" w:rsidRDefault="00EF2F44">
      <w:pPr>
        <w:ind w:left="420" w:firstLine="420"/>
        <w:rPr>
          <w:rFonts w:asciiTheme="minorEastAsia" w:eastAsiaTheme="minorEastAsia" w:hAnsiTheme="minorEastAsia" w:hint="eastAsia"/>
          <w:b/>
          <w:bCs/>
        </w:rPr>
      </w:pPr>
    </w:p>
    <w:p w:rsidR="00EF2F44" w:rsidRPr="00341817" w:rsidRDefault="00EF2F44">
      <w:pPr>
        <w:pStyle w:val="3"/>
        <w:ind w:firstLine="420"/>
        <w:rPr>
          <w:rFonts w:asciiTheme="minorEastAsia" w:eastAsiaTheme="minorEastAsia" w:hAnsiTheme="minorEastAsia"/>
        </w:rPr>
      </w:pPr>
      <w:bookmarkStart w:id="89" w:name="_Toc416037811"/>
      <w:r w:rsidRPr="00341817">
        <w:rPr>
          <w:rFonts w:asciiTheme="minorEastAsia" w:eastAsiaTheme="minorEastAsia" w:hAnsiTheme="minorEastAsia"/>
        </w:rPr>
        <w:t>5.3小结</w:t>
      </w:r>
      <w:bookmarkEnd w:id="89"/>
    </w:p>
    <w:p w:rsidR="00EF2F44" w:rsidRPr="00341817" w:rsidRDefault="00EF2F44">
      <w:pPr>
        <w:ind w:left="420" w:firstLine="420"/>
        <w:rPr>
          <w:rFonts w:asciiTheme="minorEastAsia" w:eastAsiaTheme="minorEastAsia" w:hAnsiTheme="minorEastAsia" w:hint="eastAsia"/>
        </w:rPr>
      </w:pPr>
      <w:r w:rsidRPr="00341817">
        <w:rPr>
          <w:rFonts w:asciiTheme="minorEastAsia" w:eastAsiaTheme="minorEastAsia" w:hAnsiTheme="minorEastAsia" w:hint="eastAsia"/>
        </w:rPr>
        <w:t>好的框架和技术如果很好利用的话，总能达到很好的效果，这里面的技术多多少少都用到过！</w:t>
      </w:r>
    </w:p>
    <w:p w:rsidR="00EF2F44" w:rsidRDefault="00C229DD" w:rsidP="00C229DD">
      <w:pPr>
        <w:pStyle w:val="1"/>
        <w:rPr>
          <w:rFonts w:hint="eastAsia"/>
        </w:rPr>
      </w:pPr>
      <w:bookmarkStart w:id="90" w:name="_Toc416037812"/>
      <w:r>
        <w:rPr>
          <w:rFonts w:hint="eastAsia"/>
        </w:rPr>
        <w:t>6</w:t>
      </w:r>
      <w:r w:rsidR="00EF2F44" w:rsidRPr="00341817">
        <w:rPr>
          <w:rFonts w:hint="eastAsia"/>
        </w:rPr>
        <w:t>系统实现</w:t>
      </w:r>
      <w:bookmarkEnd w:id="90"/>
    </w:p>
    <w:p w:rsidR="004E2D18" w:rsidRDefault="004E2D18" w:rsidP="004E2D18">
      <w:pPr>
        <w:ind w:firstLine="420"/>
        <w:rPr>
          <w:rFonts w:hint="eastAsia"/>
        </w:rPr>
      </w:pPr>
      <w:r>
        <w:rPr>
          <w:rFonts w:hint="eastAsia"/>
        </w:rPr>
        <w:t>整个系统分为后台管理系统和前台系统。后台管理系统负责对系统的相关模块、数据进行统一的维护，由网站的管理员角色来完成。前台</w:t>
      </w:r>
      <w:r w:rsidR="00CA168F">
        <w:rPr>
          <w:rFonts w:hint="eastAsia"/>
        </w:rPr>
        <w:t>主要向相关用户展示功能页。</w:t>
      </w:r>
    </w:p>
    <w:p w:rsidR="00BC01E5" w:rsidRDefault="00BC01E5" w:rsidP="004E2D18">
      <w:pPr>
        <w:ind w:firstLine="420"/>
        <w:rPr>
          <w:rFonts w:hint="eastAsia"/>
        </w:rPr>
      </w:pPr>
      <w:r w:rsidRPr="00341817">
        <w:rPr>
          <w:rFonts w:asciiTheme="minorEastAsia" w:eastAsiaTheme="minorEastAsia" w:hAnsiTheme="minorEastAsia"/>
          <w:noProof/>
        </w:rPr>
        <w:lastRenderedPageBreak/>
        <w:drawing>
          <wp:inline distT="0" distB="0" distL="0" distR="0" wp14:anchorId="78C14DD6" wp14:editId="2AD3FB83">
            <wp:extent cx="5274310" cy="2637155"/>
            <wp:effectExtent l="38100" t="38100" r="21590" b="10795"/>
            <wp:docPr id="21"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C01E5" w:rsidRPr="004E2D18" w:rsidRDefault="00BC01E5" w:rsidP="004E2D18">
      <w:pPr>
        <w:ind w:firstLine="420"/>
        <w:rPr>
          <w:rFonts w:hint="eastAsia"/>
        </w:rPr>
      </w:pPr>
    </w:p>
    <w:p w:rsidR="004E2D18" w:rsidRDefault="004E2D18" w:rsidP="00BC01E5">
      <w:pPr>
        <w:pStyle w:val="2"/>
      </w:pPr>
      <w:bookmarkStart w:id="91" w:name="_Toc416037813"/>
      <w:r>
        <w:t>6.1后台管理系统</w:t>
      </w:r>
      <w:bookmarkEnd w:id="91"/>
    </w:p>
    <w:p w:rsidR="00BC01E5" w:rsidRDefault="00BC01E5" w:rsidP="00BC01E5">
      <w:pPr>
        <w:ind w:firstLine="420"/>
        <w:rPr>
          <w:rFonts w:hint="eastAsia"/>
        </w:rPr>
      </w:pPr>
      <w:r>
        <w:rPr>
          <w:rFonts w:hint="eastAsia"/>
        </w:rPr>
        <w:t>后台管理系统负责对系统的相关模块、数据进行统一的维护，由网站的管理员角色来完成。主要包括用户管理，学校管理，地址管理，群组管理，帖子管理，帖子类型管理。</w:t>
      </w:r>
    </w:p>
    <w:p w:rsidR="00BC01E5" w:rsidRPr="00BC01E5" w:rsidRDefault="00BC01E5" w:rsidP="00BC01E5">
      <w:pPr>
        <w:ind w:firstLine="420"/>
        <w:rPr>
          <w:rFonts w:hint="eastAsia"/>
        </w:rPr>
      </w:pPr>
      <w:r w:rsidRPr="00341817">
        <w:rPr>
          <w:rFonts w:asciiTheme="minorEastAsia" w:eastAsiaTheme="minorEastAsia" w:hAnsiTheme="minorEastAsia"/>
          <w:noProof/>
        </w:rPr>
        <w:drawing>
          <wp:inline distT="0" distB="0" distL="0" distR="0" wp14:anchorId="3F29F019" wp14:editId="46ECC540">
            <wp:extent cx="5274310" cy="2637155"/>
            <wp:effectExtent l="38100" t="38100" r="59690" b="29845"/>
            <wp:docPr id="22"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EF2F44" w:rsidRPr="00341817" w:rsidRDefault="00BC01E5" w:rsidP="00BC01E5">
      <w:pPr>
        <w:pStyle w:val="3"/>
      </w:pPr>
      <w:bookmarkStart w:id="92" w:name="_Toc416037814"/>
      <w:r>
        <w:t>6.1.1用户管理</w:t>
      </w:r>
      <w:bookmarkEnd w:id="92"/>
    </w:p>
    <w:p w:rsidR="00EF2F44" w:rsidRDefault="00BC01E5" w:rsidP="00BC01E5">
      <w:pPr>
        <w:pStyle w:val="4"/>
        <w:rPr>
          <w:rFonts w:hint="eastAsia"/>
        </w:rPr>
      </w:pPr>
      <w:r>
        <w:rPr>
          <w:rFonts w:hint="eastAsia"/>
        </w:rPr>
        <w:t>6.1.1.1</w:t>
      </w:r>
      <w:r>
        <w:rPr>
          <w:rFonts w:hint="eastAsia"/>
        </w:rPr>
        <w:t>用户列表页</w:t>
      </w:r>
    </w:p>
    <w:p w:rsidR="00BC01E5" w:rsidRDefault="00BC01E5" w:rsidP="00BC01E5">
      <w:pPr>
        <w:pStyle w:val="ab"/>
        <w:numPr>
          <w:ilvl w:val="0"/>
          <w:numId w:val="19"/>
        </w:numPr>
        <w:ind w:firstLineChars="0"/>
        <w:rPr>
          <w:rFonts w:hint="eastAsia"/>
        </w:rPr>
      </w:pPr>
      <w:r>
        <w:rPr>
          <w:rFonts w:hint="eastAsia"/>
        </w:rPr>
        <w:t>设计思路</w:t>
      </w:r>
    </w:p>
    <w:p w:rsidR="00D53505" w:rsidRDefault="00D53505" w:rsidP="00D53505">
      <w:pPr>
        <w:ind w:firstLine="420"/>
        <w:rPr>
          <w:rFonts w:hint="eastAsia"/>
        </w:rPr>
      </w:pPr>
      <w:r>
        <w:rPr>
          <w:rFonts w:hint="eastAsia"/>
        </w:rPr>
        <w:t>用户在后台管理页面点击“用户管理”链接，进入用户列表页面，页面展示</w:t>
      </w:r>
      <w:r>
        <w:rPr>
          <w:rFonts w:hint="eastAsia"/>
        </w:rPr>
        <w:lastRenderedPageBreak/>
        <w:t>系统总注册用户数，分</w:t>
      </w:r>
      <w:proofErr w:type="gramStart"/>
      <w:r>
        <w:rPr>
          <w:rFonts w:hint="eastAsia"/>
        </w:rPr>
        <w:t>页展示</w:t>
      </w:r>
      <w:proofErr w:type="gramEnd"/>
      <w:r>
        <w:rPr>
          <w:rFonts w:hint="eastAsia"/>
        </w:rPr>
        <w:t>用户列表信息。</w:t>
      </w:r>
    </w:p>
    <w:p w:rsidR="00D53505" w:rsidRDefault="00D53505" w:rsidP="00D53505">
      <w:pPr>
        <w:ind w:firstLine="420"/>
        <w:rPr>
          <w:rFonts w:hint="eastAsia"/>
        </w:rPr>
      </w:pPr>
    </w:p>
    <w:p w:rsidR="00D53505" w:rsidRDefault="00D53505" w:rsidP="00D53505">
      <w:pPr>
        <w:pStyle w:val="ab"/>
        <w:numPr>
          <w:ilvl w:val="0"/>
          <w:numId w:val="19"/>
        </w:numPr>
        <w:ind w:firstLineChars="0"/>
        <w:rPr>
          <w:rFonts w:hint="eastAsia"/>
        </w:rPr>
      </w:pPr>
      <w:r>
        <w:rPr>
          <w:rFonts w:hint="eastAsia"/>
        </w:rPr>
        <w:t>效果图</w:t>
      </w:r>
    </w:p>
    <w:p w:rsidR="00D53505" w:rsidRDefault="00D53505" w:rsidP="00D53505">
      <w:pPr>
        <w:pStyle w:val="ab"/>
        <w:ind w:left="420" w:firstLineChars="0" w:firstLine="0"/>
        <w:rPr>
          <w:rFonts w:hint="eastAsia"/>
        </w:rPr>
      </w:pPr>
      <w:r>
        <w:rPr>
          <w:noProof/>
        </w:rPr>
        <w:drawing>
          <wp:inline distT="0" distB="0" distL="0" distR="0" wp14:anchorId="40798E42" wp14:editId="6FF05D5B">
            <wp:extent cx="5274310" cy="210361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03619"/>
                    </a:xfrm>
                    <a:prstGeom prst="rect">
                      <a:avLst/>
                    </a:prstGeom>
                  </pic:spPr>
                </pic:pic>
              </a:graphicData>
            </a:graphic>
          </wp:inline>
        </w:drawing>
      </w:r>
    </w:p>
    <w:p w:rsidR="00D53505" w:rsidRDefault="00D53505" w:rsidP="00D53505">
      <w:pPr>
        <w:pStyle w:val="ab"/>
        <w:ind w:left="420" w:firstLineChars="0" w:firstLine="0"/>
        <w:rPr>
          <w:rFonts w:hint="eastAsia"/>
        </w:rPr>
      </w:pPr>
    </w:p>
    <w:p w:rsidR="00D53505" w:rsidRDefault="00D53505" w:rsidP="00D53505">
      <w:pPr>
        <w:pStyle w:val="ab"/>
        <w:numPr>
          <w:ilvl w:val="0"/>
          <w:numId w:val="19"/>
        </w:numPr>
        <w:ind w:firstLineChars="0"/>
        <w:rPr>
          <w:rFonts w:hint="eastAsia"/>
        </w:rPr>
      </w:pPr>
      <w:r>
        <w:rPr>
          <w:rFonts w:hint="eastAsia"/>
        </w:rPr>
        <w:t>关键代码</w:t>
      </w:r>
    </w:p>
    <w:p w:rsidR="00D53505" w:rsidRDefault="00D53505" w:rsidP="00D53505">
      <w:pPr>
        <w:rPr>
          <w:rFonts w:hint="eastAsia"/>
        </w:rPr>
      </w:pPr>
    </w:p>
    <w:tbl>
      <w:tblPr>
        <w:tblStyle w:val="a8"/>
        <w:tblW w:w="0" w:type="auto"/>
        <w:tblInd w:w="420" w:type="dxa"/>
        <w:tblLook w:val="04A0" w:firstRow="1" w:lastRow="0" w:firstColumn="1" w:lastColumn="0" w:noHBand="0" w:noVBand="1"/>
      </w:tblPr>
      <w:tblGrid>
        <w:gridCol w:w="8102"/>
      </w:tblGrid>
      <w:tr w:rsidR="00D53505" w:rsidTr="00D53505">
        <w:tc>
          <w:tcPr>
            <w:tcW w:w="8522" w:type="dxa"/>
          </w:tcPr>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"/admin/user"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"jsp:/page/admin/user/user.jsp"</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index(</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"ps"</w:t>
            </w:r>
            <w:r>
              <w:rPr>
                <w:rFonts w:ascii="Consolas" w:hAnsi="Consolas" w:cs="Consolas"/>
                <w:color w:val="000000"/>
                <w:kern w:val="0"/>
                <w:sz w:val="20"/>
              </w:rPr>
              <w:t xml:space="preserve">) Integer </w:t>
            </w:r>
            <w:r>
              <w:rPr>
                <w:rFonts w:ascii="Consolas" w:hAnsi="Consolas" w:cs="Consolas"/>
                <w:color w:val="6A3E3E"/>
                <w:kern w:val="0"/>
                <w:sz w:val="20"/>
              </w:rPr>
              <w:t>pageSize</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"pn"</w:t>
            </w:r>
            <w:r>
              <w:rPr>
                <w:rFonts w:ascii="Consolas" w:hAnsi="Consolas" w:cs="Consolas"/>
                <w:color w:val="000000"/>
                <w:kern w:val="0"/>
                <w:sz w:val="20"/>
              </w:rPr>
              <w:t xml:space="preserve">) Integer </w:t>
            </w:r>
            <w:r>
              <w:rPr>
                <w:rFonts w:ascii="Consolas" w:hAnsi="Consolas" w:cs="Consolas"/>
                <w:color w:val="6A3E3E"/>
                <w:kern w:val="0"/>
                <w:sz w:val="20"/>
              </w:rPr>
              <w:t>pageNumber</w:t>
            </w:r>
            <w:r>
              <w:rPr>
                <w:rFonts w:ascii="Consolas" w:hAnsi="Consolas" w:cs="Consolas"/>
                <w:color w:val="000000"/>
                <w:kern w:val="0"/>
                <w:sz w:val="20"/>
              </w:rPr>
              <w:t xml:space="preserve">, HttpServletRequest </w:t>
            </w:r>
            <w:r>
              <w:rPr>
                <w:rFonts w:ascii="Consolas" w:hAnsi="Consolas" w:cs="Consolas"/>
                <w:color w:val="6A3E3E"/>
                <w:kern w:val="0"/>
                <w:sz w:val="20"/>
              </w:rPr>
              <w:t>request</w:t>
            </w:r>
            <w:r>
              <w:rPr>
                <w:rFonts w:ascii="Consolas" w:hAnsi="Consolas" w:cs="Consolas"/>
                <w:color w:val="000000"/>
                <w:kern w:val="0"/>
                <w:sz w:val="20"/>
              </w:rPr>
              <w:t>) {</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Pager </w:t>
            </w:r>
            <w:r>
              <w:rPr>
                <w:rFonts w:ascii="Consolas" w:hAnsi="Consolas" w:cs="Consolas"/>
                <w:color w:val="6A3E3E"/>
                <w:kern w:val="0"/>
                <w:sz w:val="20"/>
              </w:rPr>
              <w:t>pager</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Pager();</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pageNumber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pageNumber</w:t>
            </w:r>
            <w:r>
              <w:rPr>
                <w:rFonts w:ascii="Consolas" w:hAnsi="Consolas" w:cs="Consolas"/>
                <w:color w:val="000000"/>
                <w:kern w:val="0"/>
                <w:sz w:val="20"/>
              </w:rPr>
              <w:t xml:space="preserve"> = 1;</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pageSize</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pageSize</w:t>
            </w:r>
            <w:r>
              <w:rPr>
                <w:rFonts w:ascii="Consolas" w:hAnsi="Consolas" w:cs="Consolas"/>
                <w:color w:val="000000"/>
                <w:kern w:val="0"/>
                <w:sz w:val="20"/>
              </w:rPr>
              <w:t xml:space="preserve"> = 10;</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.setPageNumber(</w:t>
            </w:r>
            <w:r>
              <w:rPr>
                <w:rFonts w:ascii="Consolas" w:hAnsi="Consolas" w:cs="Consolas"/>
                <w:color w:val="6A3E3E"/>
                <w:kern w:val="0"/>
                <w:sz w:val="20"/>
              </w:rPr>
              <w:t>pageNumber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.setPageSize(</w:t>
            </w:r>
            <w:r>
              <w:rPr>
                <w:rFonts w:ascii="Consolas" w:hAnsi="Consolas" w:cs="Consolas"/>
                <w:color w:val="6A3E3E"/>
                <w:kern w:val="0"/>
                <w:sz w:val="20"/>
              </w:rPr>
              <w:t>pageSize</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List&lt;User&gt; </w:t>
            </w:r>
            <w:r>
              <w:rPr>
                <w:rFonts w:ascii="Consolas" w:hAnsi="Consolas" w:cs="Consolas"/>
                <w:color w:val="6A3E3E"/>
                <w:kern w:val="0"/>
                <w:sz w:val="20"/>
              </w:rPr>
              <w:t>list</w:t>
            </w:r>
            <w:r>
              <w:rPr>
                <w:rFonts w:ascii="Consolas" w:hAnsi="Consolas" w:cs="Consolas"/>
                <w:color w:val="000000"/>
                <w:kern w:val="0"/>
                <w:sz w:val="20"/>
              </w:rPr>
              <w:t xml:space="preserve"> = </w:t>
            </w:r>
            <w:r>
              <w:rPr>
                <w:rFonts w:ascii="Consolas" w:hAnsi="Consolas" w:cs="Consolas"/>
                <w:color w:val="0000C0"/>
                <w:kern w:val="0"/>
                <w:sz w:val="20"/>
              </w:rPr>
              <w:t>userService</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.searchByPage(User.</w:t>
            </w:r>
            <w:r>
              <w:rPr>
                <w:rFonts w:ascii="Consolas" w:hAnsi="Consolas" w:cs="Consolas"/>
                <w:b/>
                <w:bCs/>
                <w:color w:val="7F0055"/>
                <w:kern w:val="0"/>
                <w:sz w:val="20"/>
              </w:rPr>
              <w:t>class</w:t>
            </w:r>
            <w:r>
              <w:rPr>
                <w:rFonts w:ascii="Consolas" w:hAnsi="Consolas" w:cs="Consolas"/>
                <w:color w:val="000000"/>
                <w:kern w:val="0"/>
                <w:sz w:val="20"/>
              </w:rPr>
              <w:t>, Cnd.</w:t>
            </w:r>
            <w:r>
              <w:rPr>
                <w:rFonts w:ascii="Consolas" w:hAnsi="Consolas" w:cs="Consolas"/>
                <w:i/>
                <w:iCs/>
                <w:color w:val="000000"/>
                <w:kern w:val="0"/>
                <w:sz w:val="20"/>
              </w:rPr>
              <w:t>NEW</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count</w:t>
            </w:r>
            <w:r>
              <w:rPr>
                <w:rFonts w:ascii="Consolas" w:hAnsi="Consolas" w:cs="Consolas"/>
                <w:color w:val="000000"/>
                <w:kern w:val="0"/>
                <w:sz w:val="20"/>
              </w:rPr>
              <w:t xml:space="preserve"> = </w:t>
            </w:r>
            <w:r>
              <w:rPr>
                <w:rFonts w:ascii="Consolas" w:hAnsi="Consolas" w:cs="Consolas"/>
                <w:color w:val="0000C0"/>
                <w:kern w:val="0"/>
                <w:sz w:val="20"/>
              </w:rPr>
              <w:t>userService</w:t>
            </w:r>
            <w:r>
              <w:rPr>
                <w:rFonts w:ascii="Consolas" w:hAnsi="Consolas" w:cs="Consolas"/>
                <w:color w:val="000000"/>
                <w:kern w:val="0"/>
                <w:sz w:val="20"/>
              </w:rPr>
              <w:t>.searchCount(User.</w:t>
            </w:r>
            <w:r>
              <w:rPr>
                <w:rFonts w:ascii="Consolas" w:hAnsi="Consolas" w:cs="Consolas"/>
                <w:b/>
                <w:bCs/>
                <w:color w:val="7F0055"/>
                <w:kern w:val="0"/>
                <w:sz w:val="20"/>
              </w:rPr>
              <w:t>class</w:t>
            </w:r>
            <w:r>
              <w:rPr>
                <w:rFonts w:ascii="Consolas" w:hAnsi="Consolas" w:cs="Consolas"/>
                <w:color w:val="000000"/>
                <w:kern w:val="0"/>
                <w:sz w:val="20"/>
              </w:rPr>
              <w:t>, Cnd.</w:t>
            </w:r>
            <w:r>
              <w:rPr>
                <w:rFonts w:ascii="Consolas" w:hAnsi="Consolas" w:cs="Consolas"/>
                <w:i/>
                <w:iCs/>
                <w:color w:val="000000"/>
                <w:kern w:val="0"/>
                <w:sz w:val="20"/>
              </w:rPr>
              <w:t>NEW</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.setRecordCount(</w:t>
            </w:r>
            <w:r>
              <w:rPr>
                <w:rFonts w:ascii="Consolas" w:hAnsi="Consolas" w:cs="Consolas"/>
                <w:color w:val="6A3E3E"/>
                <w:kern w:val="0"/>
                <w:sz w:val="20"/>
              </w:rPr>
              <w:t>count</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"pager"</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"list"</w:t>
            </w:r>
            <w:r>
              <w:rPr>
                <w:rFonts w:ascii="Consolas" w:hAnsi="Consolas" w:cs="Consolas"/>
                <w:color w:val="000000"/>
                <w:kern w:val="0"/>
                <w:sz w:val="20"/>
              </w:rPr>
              <w:t xml:space="preserve">, </w:t>
            </w:r>
            <w:r>
              <w:rPr>
                <w:rFonts w:ascii="Consolas" w:hAnsi="Consolas" w:cs="Consolas"/>
                <w:color w:val="6A3E3E"/>
                <w:kern w:val="0"/>
                <w:sz w:val="20"/>
              </w:rPr>
              <w:t>list</w:t>
            </w:r>
            <w:r>
              <w:rPr>
                <w:rFonts w:ascii="Consolas" w:hAnsi="Consolas" w:cs="Consolas"/>
                <w:color w:val="000000"/>
                <w:kern w:val="0"/>
                <w:sz w:val="20"/>
              </w:rPr>
              <w:t>);</w:t>
            </w:r>
          </w:p>
          <w:p w:rsidR="00D53505" w:rsidRDefault="00D53505" w:rsidP="00D53505">
            <w:pPr>
              <w:pStyle w:val="ab"/>
              <w:ind w:firstLineChars="0" w:firstLine="0"/>
              <w:rPr>
                <w:rFonts w:hint="eastAsia"/>
              </w:rPr>
            </w:pPr>
            <w:r>
              <w:rPr>
                <w:rFonts w:ascii="Consolas" w:hAnsi="Consolas" w:cs="Consolas"/>
                <w:color w:val="000000"/>
                <w:kern w:val="0"/>
                <w:sz w:val="20"/>
              </w:rPr>
              <w:tab/>
              <w:t>}</w:t>
            </w:r>
          </w:p>
        </w:tc>
      </w:tr>
    </w:tbl>
    <w:p w:rsidR="00D53505" w:rsidRDefault="00D53505" w:rsidP="00D53505">
      <w:pPr>
        <w:pStyle w:val="ab"/>
        <w:ind w:left="420" w:firstLineChars="0" w:firstLine="0"/>
        <w:rPr>
          <w:rFonts w:hint="eastAsia"/>
        </w:rPr>
      </w:pPr>
    </w:p>
    <w:p w:rsidR="00BC01E5" w:rsidRDefault="00BC01E5" w:rsidP="00BC01E5">
      <w:pPr>
        <w:pStyle w:val="4"/>
        <w:rPr>
          <w:rFonts w:hint="eastAsia"/>
        </w:rPr>
      </w:pPr>
      <w:r>
        <w:rPr>
          <w:rFonts w:hint="eastAsia"/>
        </w:rPr>
        <w:t>6.1.1.2</w:t>
      </w:r>
      <w:r>
        <w:rPr>
          <w:rFonts w:hint="eastAsia"/>
        </w:rPr>
        <w:t>用户详情页</w:t>
      </w:r>
    </w:p>
    <w:p w:rsidR="002E5E62" w:rsidRDefault="002E5E62" w:rsidP="002E5E62">
      <w:pPr>
        <w:rPr>
          <w:rFonts w:hint="eastAsia"/>
        </w:rPr>
      </w:pPr>
    </w:p>
    <w:p w:rsidR="002E5E62" w:rsidRPr="00341817" w:rsidRDefault="002E5E62" w:rsidP="002E5E62">
      <w:pPr>
        <w:pStyle w:val="3"/>
      </w:pPr>
      <w:bookmarkStart w:id="93" w:name="_Toc416037815"/>
      <w:r>
        <w:lastRenderedPageBreak/>
        <w:t>6.1.2学校管理</w:t>
      </w:r>
      <w:bookmarkEnd w:id="93"/>
    </w:p>
    <w:p w:rsidR="002E5E62" w:rsidRPr="002E5E62" w:rsidRDefault="002E5E62" w:rsidP="002E5E62">
      <w:pPr>
        <w:rPr>
          <w:rFonts w:hint="eastAsia"/>
        </w:rPr>
      </w:pPr>
    </w:p>
    <w:p w:rsidR="003B4F2D" w:rsidRPr="00341817" w:rsidRDefault="003B4F2D" w:rsidP="003B4F2D">
      <w:pPr>
        <w:pStyle w:val="3"/>
      </w:pPr>
      <w:bookmarkStart w:id="94" w:name="_Toc416037816"/>
      <w:r>
        <w:t>6.1.3地址管理</w:t>
      </w:r>
      <w:bookmarkEnd w:id="94"/>
    </w:p>
    <w:p w:rsidR="003B4F2D" w:rsidRPr="00341817" w:rsidRDefault="003B4F2D" w:rsidP="003B4F2D">
      <w:pPr>
        <w:pStyle w:val="3"/>
      </w:pPr>
      <w:bookmarkStart w:id="95" w:name="_Toc416037817"/>
      <w:r>
        <w:t>6.1.4群组管理</w:t>
      </w:r>
      <w:bookmarkEnd w:id="95"/>
    </w:p>
    <w:p w:rsidR="003B4F2D" w:rsidRPr="00341817" w:rsidRDefault="001D420C" w:rsidP="003B4F2D">
      <w:pPr>
        <w:pStyle w:val="3"/>
      </w:pPr>
      <w:bookmarkStart w:id="96" w:name="_Toc416037818"/>
      <w:r>
        <w:t>6.1.5</w:t>
      </w:r>
      <w:r w:rsidR="003B4F2D">
        <w:t>帖子类型管理</w:t>
      </w:r>
      <w:bookmarkEnd w:id="96"/>
    </w:p>
    <w:p w:rsidR="00BC01E5" w:rsidRDefault="00BC01E5" w:rsidP="00BC01E5">
      <w:pPr>
        <w:rPr>
          <w:rFonts w:hint="eastAsia"/>
        </w:rPr>
      </w:pPr>
    </w:p>
    <w:p w:rsidR="003B4F2D" w:rsidRPr="00341817" w:rsidRDefault="001D420C" w:rsidP="003B4F2D">
      <w:pPr>
        <w:pStyle w:val="3"/>
      </w:pPr>
      <w:bookmarkStart w:id="97" w:name="_Toc416037819"/>
      <w:r>
        <w:t>6.1.6</w:t>
      </w:r>
      <w:r w:rsidR="003B4F2D">
        <w:t>帖子管理</w:t>
      </w:r>
      <w:bookmarkEnd w:id="97"/>
    </w:p>
    <w:p w:rsidR="003B4F2D" w:rsidRPr="003B4F2D" w:rsidRDefault="003B4F2D" w:rsidP="00BC01E5">
      <w:pPr>
        <w:rPr>
          <w:rFonts w:hint="eastAsia"/>
        </w:rPr>
      </w:pPr>
    </w:p>
    <w:p w:rsidR="00EF2F44" w:rsidRDefault="002E5E62" w:rsidP="002E5E62">
      <w:pPr>
        <w:pStyle w:val="2"/>
      </w:pPr>
      <w:bookmarkStart w:id="98" w:name="_Toc416037820"/>
      <w:r w:rsidRPr="002E5E62">
        <w:t>6.2</w:t>
      </w:r>
      <w:r>
        <w:t>前台</w:t>
      </w:r>
      <w:bookmarkEnd w:id="98"/>
    </w:p>
    <w:p w:rsidR="002E5E62" w:rsidRDefault="00DF4CF9" w:rsidP="002E5E62">
      <w:pPr>
        <w:rPr>
          <w:rFonts w:hint="eastAsia"/>
        </w:rPr>
      </w:pPr>
      <w:r>
        <w:rPr>
          <w:rFonts w:hint="eastAsia"/>
        </w:rPr>
        <w:tab/>
      </w:r>
      <w:r>
        <w:rPr>
          <w:rFonts w:hint="eastAsia"/>
        </w:rPr>
        <w:t>网站前台即针对普通用户提供的页面功能，包括首页，群组列表页，</w:t>
      </w:r>
      <w:r w:rsidR="00CD0120">
        <w:rPr>
          <w:rFonts w:hint="eastAsia"/>
        </w:rPr>
        <w:t>群组详情页，</w:t>
      </w:r>
      <w:r>
        <w:rPr>
          <w:rFonts w:hint="eastAsia"/>
        </w:rPr>
        <w:t>帖子详情页，注册页，登录页，个人中心页。</w:t>
      </w:r>
    </w:p>
    <w:p w:rsidR="00DF4CF9" w:rsidRDefault="00DF4CF9" w:rsidP="002E5E62">
      <w:pPr>
        <w:rPr>
          <w:rFonts w:hint="eastAsia"/>
        </w:rPr>
      </w:pPr>
      <w:r w:rsidRPr="00341817">
        <w:rPr>
          <w:rFonts w:asciiTheme="minorEastAsia" w:eastAsiaTheme="minorEastAsia" w:hAnsiTheme="minorEastAsia"/>
          <w:noProof/>
        </w:rPr>
        <w:drawing>
          <wp:inline distT="0" distB="0" distL="0" distR="0" wp14:anchorId="1B9A1FD8" wp14:editId="02C44F8E">
            <wp:extent cx="5274310" cy="2637155"/>
            <wp:effectExtent l="38100" t="38100" r="59690" b="10795"/>
            <wp:docPr id="24"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D420C" w:rsidRDefault="001D420C" w:rsidP="002E5E62">
      <w:pPr>
        <w:rPr>
          <w:rFonts w:hint="eastAsia"/>
        </w:rPr>
      </w:pPr>
    </w:p>
    <w:p w:rsidR="001D420C" w:rsidRDefault="001D420C" w:rsidP="002E5E62">
      <w:pPr>
        <w:rPr>
          <w:rFonts w:hint="eastAsia"/>
        </w:rPr>
      </w:pPr>
    </w:p>
    <w:p w:rsidR="001D420C" w:rsidRPr="00341817" w:rsidRDefault="001D420C" w:rsidP="001D420C">
      <w:pPr>
        <w:pStyle w:val="3"/>
      </w:pPr>
      <w:bookmarkStart w:id="99" w:name="_Toc416037821"/>
      <w:r>
        <w:t>6.2.1首页</w:t>
      </w:r>
      <w:bookmarkEnd w:id="99"/>
    </w:p>
    <w:p w:rsidR="001D420C" w:rsidRDefault="001D420C" w:rsidP="001D420C">
      <w:pPr>
        <w:rPr>
          <w:rFonts w:hint="eastAsia"/>
        </w:rPr>
      </w:pPr>
    </w:p>
    <w:p w:rsidR="001D420C" w:rsidRPr="00341817" w:rsidRDefault="001D420C" w:rsidP="001D420C">
      <w:pPr>
        <w:pStyle w:val="3"/>
      </w:pPr>
      <w:bookmarkStart w:id="100" w:name="_Toc416037822"/>
      <w:r>
        <w:t>6.2.2全部群组</w:t>
      </w:r>
      <w:bookmarkEnd w:id="100"/>
    </w:p>
    <w:p w:rsidR="001D420C" w:rsidRPr="002E5E62" w:rsidRDefault="001D420C" w:rsidP="001D420C">
      <w:pPr>
        <w:rPr>
          <w:rFonts w:hint="eastAsia"/>
        </w:rPr>
      </w:pPr>
    </w:p>
    <w:p w:rsidR="001D420C" w:rsidRPr="00341817" w:rsidRDefault="001D420C" w:rsidP="001D420C">
      <w:pPr>
        <w:pStyle w:val="3"/>
      </w:pPr>
      <w:bookmarkStart w:id="101" w:name="_Toc416037823"/>
      <w:r>
        <w:t>6.2.3群组详情页</w:t>
      </w:r>
      <w:bookmarkEnd w:id="101"/>
    </w:p>
    <w:p w:rsidR="001D420C" w:rsidRDefault="001D420C" w:rsidP="001D420C">
      <w:pPr>
        <w:pStyle w:val="3"/>
      </w:pPr>
      <w:bookmarkStart w:id="102" w:name="_Toc416037824"/>
      <w:r>
        <w:t>6.2.4帖子详情页</w:t>
      </w:r>
      <w:bookmarkEnd w:id="102"/>
    </w:p>
    <w:p w:rsidR="001D420C" w:rsidRDefault="001D420C" w:rsidP="001D420C">
      <w:pPr>
        <w:rPr>
          <w:rFonts w:hint="eastAsia"/>
        </w:rPr>
      </w:pPr>
    </w:p>
    <w:p w:rsidR="001D420C" w:rsidRPr="001D420C" w:rsidRDefault="001D420C" w:rsidP="001D420C"/>
    <w:p w:rsidR="001D420C" w:rsidRPr="00341817" w:rsidRDefault="001D420C" w:rsidP="001D420C">
      <w:pPr>
        <w:pStyle w:val="3"/>
      </w:pPr>
      <w:bookmarkStart w:id="103" w:name="_Toc416037825"/>
      <w:r>
        <w:t>6.2.5注册页</w:t>
      </w:r>
      <w:bookmarkEnd w:id="103"/>
    </w:p>
    <w:p w:rsidR="001D420C" w:rsidRPr="001D420C" w:rsidRDefault="001D420C" w:rsidP="001D420C"/>
    <w:p w:rsidR="001D420C" w:rsidRPr="00341817" w:rsidRDefault="001D420C" w:rsidP="001D420C">
      <w:pPr>
        <w:pStyle w:val="3"/>
      </w:pPr>
      <w:bookmarkStart w:id="104" w:name="_Toc416037826"/>
      <w:r>
        <w:t>6.2.6登录页</w:t>
      </w:r>
      <w:bookmarkEnd w:id="104"/>
    </w:p>
    <w:p w:rsidR="001D420C" w:rsidRPr="001D420C" w:rsidRDefault="001D420C" w:rsidP="001D420C"/>
    <w:p w:rsidR="001D420C" w:rsidRPr="00341817" w:rsidRDefault="001D420C" w:rsidP="001D420C">
      <w:pPr>
        <w:pStyle w:val="3"/>
      </w:pPr>
      <w:bookmarkStart w:id="105" w:name="_Toc416037827"/>
      <w:r>
        <w:t>6.2.7个人中心</w:t>
      </w:r>
      <w:bookmarkEnd w:id="105"/>
    </w:p>
    <w:p w:rsidR="001D420C" w:rsidRDefault="001D420C" w:rsidP="001D420C">
      <w:pPr>
        <w:rPr>
          <w:rFonts w:hint="eastAsia"/>
        </w:rPr>
      </w:pPr>
    </w:p>
    <w:p w:rsidR="001D420C" w:rsidRPr="00341817" w:rsidRDefault="001D420C" w:rsidP="001D420C">
      <w:pPr>
        <w:pStyle w:val="3"/>
      </w:pPr>
      <w:bookmarkStart w:id="106" w:name="_Toc416037828"/>
      <w:r>
        <w:t>6.1.2帖子管理</w:t>
      </w:r>
      <w:bookmarkEnd w:id="106"/>
    </w:p>
    <w:p w:rsidR="001D420C" w:rsidRDefault="001D420C" w:rsidP="002E5E62">
      <w:pPr>
        <w:rPr>
          <w:rFonts w:hint="eastAsia"/>
        </w:rPr>
      </w:pPr>
    </w:p>
    <w:p w:rsidR="001D420C" w:rsidRDefault="001D420C" w:rsidP="002E5E62">
      <w:pPr>
        <w:rPr>
          <w:rFonts w:hint="eastAsia"/>
        </w:rPr>
      </w:pPr>
    </w:p>
    <w:p w:rsidR="002E5E62" w:rsidRDefault="002E5E62" w:rsidP="002E5E62">
      <w:pPr>
        <w:pStyle w:val="2"/>
      </w:pPr>
      <w:bookmarkStart w:id="107" w:name="_Toc416037829"/>
      <w:r>
        <w:t>6.3公共技术组件</w:t>
      </w:r>
      <w:bookmarkEnd w:id="107"/>
    </w:p>
    <w:p w:rsidR="002E5E62" w:rsidRDefault="002E5E62" w:rsidP="002E5E62">
      <w:pPr>
        <w:pStyle w:val="3"/>
      </w:pPr>
      <w:bookmarkStart w:id="108" w:name="_Toc416037830"/>
      <w:r>
        <w:t>6.3.1分页组件</w:t>
      </w:r>
      <w:bookmarkEnd w:id="108"/>
    </w:p>
    <w:p w:rsidR="002E5E62" w:rsidRDefault="002E5E62" w:rsidP="002E5E62">
      <w:pPr>
        <w:rPr>
          <w:rFonts w:hint="eastAsia"/>
        </w:rPr>
      </w:pPr>
    </w:p>
    <w:p w:rsidR="002E5E62" w:rsidRPr="002E5E62" w:rsidRDefault="002E5E62" w:rsidP="002E5E62"/>
    <w:p w:rsidR="002E5E62" w:rsidRDefault="002E5E62" w:rsidP="002E5E62">
      <w:pPr>
        <w:pStyle w:val="3"/>
      </w:pPr>
      <w:bookmarkStart w:id="109" w:name="_Toc416037831"/>
      <w:r>
        <w:lastRenderedPageBreak/>
        <w:t>6.3.2提示组件</w:t>
      </w:r>
      <w:bookmarkEnd w:id="109"/>
    </w:p>
    <w:p w:rsidR="002E5E62" w:rsidRDefault="002E5E62" w:rsidP="002E5E62">
      <w:pPr>
        <w:rPr>
          <w:rFonts w:hint="eastAsia"/>
        </w:rPr>
      </w:pPr>
    </w:p>
    <w:p w:rsidR="002E5E62" w:rsidRPr="002E5E62" w:rsidRDefault="002E5E62" w:rsidP="002E5E62">
      <w:pPr>
        <w:pStyle w:val="3"/>
      </w:pPr>
      <w:bookmarkStart w:id="110" w:name="_Toc416037832"/>
      <w:r w:rsidRPr="002E5E62">
        <w:t>6.3.2基础的服务类</w:t>
      </w:r>
      <w:bookmarkEnd w:id="110"/>
    </w:p>
    <w:p w:rsidR="002E5E62" w:rsidRDefault="002E5E62" w:rsidP="002E5E62">
      <w:pPr>
        <w:rPr>
          <w:rFonts w:hint="eastAsia"/>
        </w:rPr>
      </w:pPr>
    </w:p>
    <w:p w:rsidR="00C55C5E" w:rsidRPr="002E5E62" w:rsidRDefault="00C55C5E" w:rsidP="002E5E62"/>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主页信息显示区主要分为四大模块</w:t>
      </w:r>
      <w:r w:rsidR="00C55C5E">
        <w:rPr>
          <w:rFonts w:asciiTheme="minorEastAsia" w:eastAsiaTheme="minorEastAsia" w:hAnsiTheme="minorEastAsia" w:hint="eastAsia"/>
        </w:rPr>
        <w:t>（删除）</w:t>
      </w:r>
    </w:p>
    <w:p w:rsidR="00EF2F44" w:rsidRPr="00341817" w:rsidRDefault="00EF2F44" w:rsidP="00C55C5E">
      <w:pPr>
        <w:rPr>
          <w:rFonts w:hint="eastAsia"/>
        </w:rPr>
      </w:pPr>
      <w:r w:rsidRPr="00341817">
        <w:rPr>
          <w:rFonts w:hint="eastAsia"/>
        </w:rPr>
        <w:t>最热群组：</w:t>
      </w:r>
    </w:p>
    <w:p w:rsidR="00EF2F44" w:rsidRPr="00341817" w:rsidRDefault="00EF2F44" w:rsidP="00C55C5E">
      <w:pPr>
        <w:rPr>
          <w:rFonts w:hint="eastAsia"/>
        </w:rPr>
      </w:pPr>
      <w:r w:rsidRPr="00341817">
        <w:rPr>
          <w:rFonts w:hint="eastAsia"/>
        </w:rPr>
        <w:t>根据帖子数量</w:t>
      </w:r>
    </w:p>
    <w:p w:rsidR="00EF2F44" w:rsidRPr="00341817" w:rsidRDefault="00EF2F44" w:rsidP="00C55C5E">
      <w:pPr>
        <w:rPr>
          <w:rFonts w:hint="eastAsia"/>
        </w:rPr>
      </w:pPr>
      <w:r w:rsidRPr="00341817">
        <w:rPr>
          <w:rFonts w:hint="eastAsia"/>
        </w:rPr>
        <w:t>最新群组：</w:t>
      </w:r>
    </w:p>
    <w:p w:rsidR="00EF2F44" w:rsidRPr="00341817" w:rsidRDefault="00EF2F44" w:rsidP="00C55C5E">
      <w:pPr>
        <w:rPr>
          <w:rFonts w:hint="eastAsia"/>
        </w:rPr>
      </w:pPr>
      <w:r w:rsidRPr="00341817">
        <w:rPr>
          <w:rFonts w:hint="eastAsia"/>
        </w:rPr>
        <w:t>根据群组的创建日期</w:t>
      </w:r>
    </w:p>
    <w:p w:rsidR="00EF2F44" w:rsidRPr="00341817" w:rsidRDefault="00EF2F44" w:rsidP="00C55C5E">
      <w:pPr>
        <w:rPr>
          <w:rFonts w:hint="eastAsia"/>
        </w:rPr>
      </w:pPr>
      <w:r w:rsidRPr="00341817">
        <w:rPr>
          <w:rFonts w:hint="eastAsia"/>
        </w:rPr>
        <w:t>最近帖子列表：</w:t>
      </w:r>
    </w:p>
    <w:p w:rsidR="00EF2F44" w:rsidRPr="00341817" w:rsidRDefault="00EF2F44" w:rsidP="00C55C5E">
      <w:pPr>
        <w:rPr>
          <w:rFonts w:hint="eastAsia"/>
        </w:rPr>
      </w:pPr>
      <w:r w:rsidRPr="00341817">
        <w:rPr>
          <w:rFonts w:hint="eastAsia"/>
        </w:rPr>
        <w:t>根据帖子的创建日期</w:t>
      </w:r>
    </w:p>
    <w:p w:rsidR="00EF2F44" w:rsidRPr="00341817" w:rsidRDefault="00EF2F44" w:rsidP="00C55C5E">
      <w:pPr>
        <w:rPr>
          <w:rFonts w:hint="eastAsia"/>
        </w:rPr>
      </w:pPr>
      <w:r w:rsidRPr="00341817">
        <w:rPr>
          <w:rFonts w:hint="eastAsia"/>
        </w:rPr>
        <w:t>最热帖子列表：</w:t>
      </w:r>
    </w:p>
    <w:p w:rsidR="00EF2F44" w:rsidRPr="00341817" w:rsidRDefault="00EF2F44" w:rsidP="00C55C5E">
      <w:pPr>
        <w:rPr>
          <w:rFonts w:hint="eastAsia"/>
        </w:rPr>
      </w:pPr>
      <w:r w:rsidRPr="00341817">
        <w:rPr>
          <w:rFonts w:hint="eastAsia"/>
        </w:rPr>
        <w:t>根据帖子的回复量</w:t>
      </w:r>
    </w:p>
    <w:p w:rsidR="00EF2F44" w:rsidRPr="00341817" w:rsidRDefault="004D3858">
      <w:pPr>
        <w:rPr>
          <w:rFonts w:asciiTheme="minorEastAsia" w:eastAsiaTheme="minorEastAsia" w:hAnsiTheme="minorEastAsia" w:hint="eastAsia"/>
        </w:rPr>
      </w:pPr>
      <w:r w:rsidRPr="00341817">
        <w:rPr>
          <w:rFonts w:asciiTheme="minorEastAsia" w:eastAsiaTheme="minorEastAsia" w:hAnsiTheme="minorEastAsia" w:hint="eastAsia"/>
          <w:noProof/>
        </w:rPr>
        <w:drawing>
          <wp:inline distT="0" distB="0" distL="0" distR="0" wp14:anchorId="15229F70" wp14:editId="6C4B51F8">
            <wp:extent cx="5264785" cy="2743200"/>
            <wp:effectExtent l="0" t="0" r="0" b="0"/>
            <wp:docPr id="7" name="图片 9"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主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2743200"/>
                    </a:xfrm>
                    <a:prstGeom prst="rect">
                      <a:avLst/>
                    </a:prstGeom>
                    <a:noFill/>
                    <a:ln>
                      <a:noFill/>
                    </a:ln>
                  </pic:spPr>
                </pic:pic>
              </a:graphicData>
            </a:graphic>
          </wp:inline>
        </w:drawing>
      </w:r>
      <w:r w:rsidRPr="00341817">
        <w:rPr>
          <w:rFonts w:asciiTheme="minorEastAsia" w:eastAsiaTheme="minorEastAsia" w:hAnsiTheme="minorEastAsia" w:hint="eastAsia"/>
          <w:noProof/>
        </w:rPr>
        <w:lastRenderedPageBreak/>
        <w:drawing>
          <wp:inline distT="0" distB="0" distL="0" distR="0" wp14:anchorId="20947F79" wp14:editId="7BEAF97A">
            <wp:extent cx="5264785" cy="2909570"/>
            <wp:effectExtent l="0" t="0" r="0" b="5080"/>
            <wp:docPr id="8" name="图片 7" descr="主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主页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785" cy="2909570"/>
                    </a:xfrm>
                    <a:prstGeom prst="rect">
                      <a:avLst/>
                    </a:prstGeom>
                    <a:noFill/>
                    <a:ln>
                      <a:noFill/>
                    </a:ln>
                  </pic:spPr>
                </pic:pic>
              </a:graphicData>
            </a:graphic>
          </wp:inline>
        </w:drawing>
      </w:r>
      <w:r w:rsidRPr="00341817">
        <w:rPr>
          <w:rFonts w:asciiTheme="minorEastAsia" w:eastAsiaTheme="minorEastAsia" w:hAnsiTheme="minorEastAsia" w:hint="eastAsia"/>
          <w:noProof/>
        </w:rPr>
        <w:drawing>
          <wp:inline distT="0" distB="0" distL="0" distR="0" wp14:anchorId="0071CA31" wp14:editId="2866597F">
            <wp:extent cx="5264785" cy="2625725"/>
            <wp:effectExtent l="0" t="0" r="0" b="3175"/>
            <wp:docPr id="9" name="图片 8" descr="主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主页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785" cy="2625725"/>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点击进入某个群组后：可以看到群组详情及成员，最近的帖子信息</w:t>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在这里，可以查看成员信息，回去帖子，加群，发帖，也可以选择，加载更多来显示更多群组</w:t>
      </w:r>
    </w:p>
    <w:p w:rsidR="00EF2F44" w:rsidRPr="00341817" w:rsidRDefault="004D3858">
      <w:pPr>
        <w:widowControl/>
        <w:jc w:val="left"/>
        <w:rPr>
          <w:rFonts w:asciiTheme="minorEastAsia" w:eastAsiaTheme="minorEastAsia" w:hAnsiTheme="minorEastAsia"/>
        </w:rPr>
      </w:pPr>
      <w:r w:rsidRPr="00341817">
        <w:rPr>
          <w:rFonts w:asciiTheme="minorEastAsia" w:eastAsiaTheme="minorEastAsia" w:hAnsiTheme="minorEastAsia" w:cs="宋体"/>
          <w:noProof/>
          <w:kern w:val="0"/>
          <w:szCs w:val="24"/>
        </w:rPr>
        <w:lastRenderedPageBreak/>
        <w:drawing>
          <wp:inline distT="0" distB="0" distL="0" distR="0" wp14:anchorId="7984309B" wp14:editId="5F499CFC">
            <wp:extent cx="7917815" cy="3990340"/>
            <wp:effectExtent l="0" t="0" r="6985" b="0"/>
            <wp:docPr id="1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17815" cy="3990340"/>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群组的创建目的和帖子的内容没有限制</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后期根据学习，生活，娱乐，等各个方面划分群组所在的范围，这样，方便后期用户查找所需要的群组</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5.2.1:学习交流</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5.2.2:生活交流</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5.2.3....</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吃喝玩乐</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租房，求租，合租</w:t>
      </w:r>
    </w:p>
    <w:p w:rsidR="00EF2F44" w:rsidRPr="00341817" w:rsidRDefault="00EF2F44">
      <w:pPr>
        <w:ind w:left="420" w:firstLine="420"/>
        <w:rPr>
          <w:rFonts w:asciiTheme="minorEastAsia" w:eastAsiaTheme="minorEastAsia" w:hAnsiTheme="minorEastAsia" w:hint="eastAsia"/>
          <w:b/>
          <w:bCs/>
        </w:rPr>
      </w:pPr>
      <w:r w:rsidRPr="00341817">
        <w:rPr>
          <w:rFonts w:asciiTheme="minorEastAsia" w:eastAsiaTheme="minorEastAsia" w:hAnsiTheme="minorEastAsia" w:hint="eastAsia"/>
          <w:b/>
          <w:bCs/>
        </w:rPr>
        <w:t>找工作，发布，找</w:t>
      </w:r>
    </w:p>
    <w:p w:rsidR="00EF2F44" w:rsidRPr="00341817" w:rsidRDefault="00EF2F44">
      <w:pPr>
        <w:pStyle w:val="2"/>
        <w:ind w:firstLine="420"/>
        <w:rPr>
          <w:rFonts w:asciiTheme="minorEastAsia" w:eastAsiaTheme="minorEastAsia" w:hAnsiTheme="minorEastAsia"/>
        </w:rPr>
      </w:pPr>
      <w:bookmarkStart w:id="111" w:name="_Toc416037833"/>
      <w:r w:rsidRPr="00341817">
        <w:rPr>
          <w:rFonts w:asciiTheme="minorEastAsia" w:eastAsiaTheme="minorEastAsia" w:hAnsiTheme="minorEastAsia"/>
        </w:rPr>
        <w:t>5.3管理员管理用户页面设计</w:t>
      </w:r>
      <w:r w:rsidR="00C55C5E">
        <w:rPr>
          <w:rFonts w:asciiTheme="minorEastAsia" w:eastAsiaTheme="minorEastAsia" w:hAnsiTheme="minorEastAsia"/>
        </w:rPr>
        <w:t>（删除）</w:t>
      </w:r>
      <w:bookmarkEnd w:id="111"/>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登录页面查acct_user表，密码加密</w:t>
      </w:r>
    </w:p>
    <w:p w:rsidR="00EF2F44" w:rsidRPr="00341817" w:rsidRDefault="004D3858">
      <w:pPr>
        <w:rPr>
          <w:rFonts w:asciiTheme="minorEastAsia" w:eastAsiaTheme="minorEastAsia" w:hAnsiTheme="minorEastAsia"/>
        </w:rPr>
      </w:pPr>
      <w:r w:rsidRPr="00341817">
        <w:rPr>
          <w:rFonts w:asciiTheme="minorEastAsia" w:eastAsiaTheme="minorEastAsia" w:hAnsiTheme="minorEastAsia"/>
          <w:noProof/>
        </w:rPr>
        <w:lastRenderedPageBreak/>
        <w:drawing>
          <wp:inline distT="0" distB="0" distL="0" distR="0" wp14:anchorId="26185C92" wp14:editId="0FA40B88">
            <wp:extent cx="5264785" cy="3159125"/>
            <wp:effectExtent l="0" t="0" r="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785" cy="3159125"/>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登录成功后的界面：</w:t>
      </w:r>
    </w:p>
    <w:p w:rsidR="00EF2F44" w:rsidRPr="00341817" w:rsidRDefault="004D3858">
      <w:pPr>
        <w:rPr>
          <w:rFonts w:asciiTheme="minorEastAsia" w:eastAsiaTheme="minorEastAsia" w:hAnsiTheme="minorEastAsia"/>
        </w:rPr>
      </w:pPr>
      <w:r w:rsidRPr="00341817">
        <w:rPr>
          <w:rFonts w:asciiTheme="minorEastAsia" w:eastAsiaTheme="minorEastAsia" w:hAnsiTheme="minorEastAsia"/>
          <w:noProof/>
        </w:rPr>
        <w:drawing>
          <wp:inline distT="0" distB="0" distL="0" distR="0" wp14:anchorId="235B269E" wp14:editId="7AE53670">
            <wp:extent cx="5264785" cy="3159125"/>
            <wp:effectExtent l="0" t="0" r="0"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4785" cy="3159125"/>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hint="eastAsia"/>
        </w:rPr>
      </w:pPr>
      <w:r w:rsidRPr="00341817">
        <w:rPr>
          <w:rFonts w:asciiTheme="minorEastAsia" w:eastAsiaTheme="minorEastAsia" w:hAnsiTheme="minorEastAsia" w:hint="eastAsia"/>
        </w:rPr>
        <w:t>此时可以点击注销管理员，也可以进行后台管理的相关操作</w:t>
      </w:r>
    </w:p>
    <w:p w:rsidR="00EF2F44" w:rsidRPr="00341817" w:rsidRDefault="00EF2F44">
      <w:pPr>
        <w:pStyle w:val="2"/>
        <w:ind w:firstLine="420"/>
        <w:rPr>
          <w:rFonts w:asciiTheme="minorEastAsia" w:eastAsiaTheme="minorEastAsia" w:hAnsiTheme="minorEastAsia"/>
        </w:rPr>
      </w:pPr>
      <w:bookmarkStart w:id="112" w:name="_Toc416037834"/>
      <w:r w:rsidRPr="00341817">
        <w:rPr>
          <w:rFonts w:asciiTheme="minorEastAsia" w:eastAsiaTheme="minorEastAsia" w:hAnsiTheme="minorEastAsia"/>
        </w:rPr>
        <w:t>5.4用户登录之后根据不同身份有不同的操作权限设计</w:t>
      </w:r>
      <w:r w:rsidR="00C55C5E">
        <w:rPr>
          <w:rFonts w:asciiTheme="minorEastAsia" w:eastAsiaTheme="minorEastAsia" w:hAnsiTheme="minorEastAsia"/>
        </w:rPr>
        <w:t>（删除）</w:t>
      </w:r>
      <w:bookmarkEnd w:id="112"/>
    </w:p>
    <w:p w:rsidR="00EF2F44" w:rsidRPr="00341817" w:rsidRDefault="00EF2F44">
      <w:pPr>
        <w:outlineLvl w:val="2"/>
        <w:rPr>
          <w:rFonts w:asciiTheme="minorEastAsia" w:eastAsiaTheme="minorEastAsia" w:hAnsiTheme="minorEastAsia" w:hint="eastAsia"/>
          <w:b/>
          <w:bCs/>
          <w:sz w:val="32"/>
          <w:szCs w:val="32"/>
        </w:rPr>
      </w:pPr>
      <w:bookmarkStart w:id="113" w:name="_Toc416037835"/>
      <w:r w:rsidRPr="00341817">
        <w:rPr>
          <w:rFonts w:asciiTheme="minorEastAsia" w:eastAsiaTheme="minorEastAsia" w:hAnsiTheme="minorEastAsia" w:hint="eastAsia"/>
          <w:b/>
          <w:bCs/>
          <w:sz w:val="32"/>
          <w:szCs w:val="32"/>
        </w:rPr>
        <w:t>普通管理员</w:t>
      </w:r>
      <w:bookmarkEnd w:id="113"/>
    </w:p>
    <w:p w:rsidR="00EF2F44" w:rsidRPr="00341817" w:rsidRDefault="00EF2F44">
      <w:pPr>
        <w:ind w:firstLine="420"/>
        <w:rPr>
          <w:rFonts w:asciiTheme="minorEastAsia" w:eastAsiaTheme="minorEastAsia" w:hAnsiTheme="minorEastAsia" w:hint="eastAsia"/>
        </w:rPr>
      </w:pPr>
      <w:r w:rsidRPr="00341817">
        <w:rPr>
          <w:rFonts w:asciiTheme="minorEastAsia" w:eastAsiaTheme="minorEastAsia" w:hAnsiTheme="minorEastAsia" w:hint="eastAsia"/>
        </w:rPr>
        <w:t>普通管理员只能做部分数据的查看，普通管理员至少有一个</w:t>
      </w:r>
    </w:p>
    <w:p w:rsidR="00EF2F44" w:rsidRPr="00341817" w:rsidRDefault="00EF2F44">
      <w:pPr>
        <w:outlineLvl w:val="2"/>
        <w:rPr>
          <w:rFonts w:asciiTheme="minorEastAsia" w:eastAsiaTheme="minorEastAsia" w:hAnsiTheme="minorEastAsia" w:hint="eastAsia"/>
          <w:b/>
          <w:bCs/>
          <w:sz w:val="32"/>
          <w:szCs w:val="32"/>
        </w:rPr>
      </w:pPr>
      <w:bookmarkStart w:id="114" w:name="_Toc416037836"/>
      <w:r w:rsidRPr="00341817">
        <w:rPr>
          <w:rFonts w:asciiTheme="minorEastAsia" w:eastAsiaTheme="minorEastAsia" w:hAnsiTheme="minorEastAsia" w:hint="eastAsia"/>
          <w:b/>
          <w:bCs/>
          <w:sz w:val="32"/>
          <w:szCs w:val="32"/>
        </w:rPr>
        <w:lastRenderedPageBreak/>
        <w:t>超级管理员</w:t>
      </w:r>
      <w:bookmarkEnd w:id="114"/>
    </w:p>
    <w:p w:rsidR="00EF2F44" w:rsidRPr="00341817" w:rsidRDefault="00EF2F44">
      <w:pPr>
        <w:ind w:firstLine="420"/>
        <w:rPr>
          <w:rFonts w:asciiTheme="minorEastAsia" w:eastAsiaTheme="minorEastAsia" w:hAnsiTheme="minorEastAsia" w:hint="eastAsia"/>
        </w:rPr>
      </w:pPr>
      <w:r w:rsidRPr="00341817">
        <w:rPr>
          <w:rFonts w:asciiTheme="minorEastAsia" w:eastAsiaTheme="minorEastAsia" w:hAnsiTheme="minorEastAsia" w:hint="eastAsia"/>
        </w:rPr>
        <w:t>超级管理员可以进行所有的增删该查，超级管理员有且又能有一个</w:t>
      </w:r>
    </w:p>
    <w:p w:rsidR="00EF2F44" w:rsidRPr="00341817" w:rsidRDefault="00EF2F44">
      <w:pPr>
        <w:rPr>
          <w:rFonts w:asciiTheme="minorEastAsia" w:eastAsiaTheme="minorEastAsia" w:hAnsiTheme="minorEastAsia" w:hint="eastAsia"/>
        </w:rPr>
      </w:pPr>
    </w:p>
    <w:p w:rsidR="00EF2F44" w:rsidRDefault="00F1345A" w:rsidP="00F1345A">
      <w:pPr>
        <w:pStyle w:val="1"/>
        <w:rPr>
          <w:rFonts w:hint="eastAsia"/>
        </w:rPr>
      </w:pPr>
      <w:bookmarkStart w:id="115" w:name="_Toc416037837"/>
      <w:r w:rsidRPr="00F1345A">
        <w:rPr>
          <w:rFonts w:hint="eastAsia"/>
        </w:rPr>
        <w:t>7</w:t>
      </w:r>
      <w:r w:rsidR="00EF2F44" w:rsidRPr="00F1345A">
        <w:rPr>
          <w:rFonts w:hint="eastAsia"/>
        </w:rPr>
        <w:t>系统</w:t>
      </w:r>
      <w:r w:rsidRPr="00F1345A">
        <w:rPr>
          <w:rFonts w:hint="eastAsia"/>
        </w:rPr>
        <w:t>安装配置</w:t>
      </w:r>
      <w:bookmarkEnd w:id="115"/>
    </w:p>
    <w:p w:rsidR="00F1345A" w:rsidRDefault="00F1345A" w:rsidP="00F1345A">
      <w:pPr>
        <w:rPr>
          <w:rFonts w:asciiTheme="minorEastAsia" w:eastAsiaTheme="minorEastAsia" w:hAnsiTheme="minorEastAsia" w:cs="宋体" w:hint="eastAsia"/>
          <w:b/>
          <w:kern w:val="0"/>
          <w:sz w:val="44"/>
          <w:szCs w:val="44"/>
        </w:rPr>
      </w:pPr>
      <w:r>
        <w:rPr>
          <w:rFonts w:hint="eastAsia"/>
        </w:rPr>
        <w:t>参考《</w:t>
      </w:r>
      <w:r w:rsidRPr="00F1345A">
        <w:rPr>
          <w:rFonts w:hint="eastAsia"/>
        </w:rPr>
        <w:t>SysExpertIT</w:t>
      </w:r>
      <w:r w:rsidRPr="00F1345A">
        <w:rPr>
          <w:rFonts w:hint="eastAsia"/>
        </w:rPr>
        <w:t>运维监管系统安装配置维护手册</w:t>
      </w:r>
      <w:r w:rsidRPr="00F1345A">
        <w:rPr>
          <w:rFonts w:hint="eastAsia"/>
        </w:rPr>
        <w:t>V3.0(windows).doc</w:t>
      </w:r>
      <w:r>
        <w:rPr>
          <w:rFonts w:hint="eastAsia"/>
        </w:rPr>
        <w:t>》文档</w:t>
      </w:r>
    </w:p>
    <w:p w:rsidR="00F1345A" w:rsidRDefault="00F1345A" w:rsidP="00F1345A">
      <w:pPr>
        <w:rPr>
          <w:rFonts w:asciiTheme="minorEastAsia" w:eastAsiaTheme="minorEastAsia" w:hAnsiTheme="minorEastAsia" w:cs="宋体" w:hint="eastAsia"/>
          <w:b/>
          <w:kern w:val="0"/>
          <w:sz w:val="44"/>
          <w:szCs w:val="44"/>
        </w:rPr>
      </w:pPr>
    </w:p>
    <w:p w:rsidR="00EF2F44" w:rsidRPr="00341817" w:rsidRDefault="00EF2F44" w:rsidP="00F1345A">
      <w:pPr>
        <w:pStyle w:val="1"/>
        <w:rPr>
          <w:rFonts w:hint="eastAsia"/>
        </w:rPr>
      </w:pPr>
      <w:bookmarkStart w:id="116" w:name="_Toc416037838"/>
      <w:r w:rsidRPr="00341817">
        <w:rPr>
          <w:rFonts w:hint="eastAsia"/>
        </w:rPr>
        <w:t>结束语</w:t>
      </w:r>
      <w:bookmarkEnd w:id="116"/>
    </w:p>
    <w:p w:rsidR="00EF2F44" w:rsidRPr="00F1345A" w:rsidRDefault="00EF2F44" w:rsidP="00F1345A">
      <w:pPr>
        <w:pStyle w:val="1"/>
        <w:rPr>
          <w:rFonts w:hint="eastAsia"/>
        </w:rPr>
      </w:pPr>
      <w:bookmarkStart w:id="117" w:name="_Toc416037839"/>
      <w:r w:rsidRPr="00F1345A">
        <w:rPr>
          <w:rFonts w:hint="eastAsia"/>
        </w:rPr>
        <w:t>参考文献</w:t>
      </w:r>
      <w:bookmarkEnd w:id="117"/>
    </w:p>
    <w:p w:rsidR="00EF2F44" w:rsidRPr="00F1345A" w:rsidRDefault="00EF2F44" w:rsidP="00F1345A">
      <w:pPr>
        <w:pStyle w:val="1"/>
        <w:rPr>
          <w:rFonts w:hint="eastAsia"/>
        </w:rPr>
      </w:pPr>
      <w:bookmarkStart w:id="118" w:name="_Toc416037840"/>
      <w:r w:rsidRPr="00F1345A">
        <w:rPr>
          <w:rFonts w:hint="eastAsia"/>
        </w:rPr>
        <w:t>附录</w:t>
      </w:r>
      <w:bookmarkEnd w:id="118"/>
    </w:p>
    <w:p w:rsidR="00EF2F44" w:rsidRPr="00F1345A" w:rsidRDefault="00EF2F44" w:rsidP="00F1345A">
      <w:pPr>
        <w:pStyle w:val="1"/>
        <w:rPr>
          <w:rFonts w:hint="eastAsia"/>
        </w:rPr>
      </w:pPr>
      <w:bookmarkStart w:id="119" w:name="_Toc416037841"/>
      <w:r w:rsidRPr="00F1345A">
        <w:rPr>
          <w:rFonts w:hint="eastAsia"/>
        </w:rPr>
        <w:t>致谢</w:t>
      </w:r>
      <w:bookmarkEnd w:id="119"/>
    </w:p>
    <w:p w:rsidR="00EF2F44" w:rsidRPr="00341817" w:rsidRDefault="00EF2F44">
      <w:pPr>
        <w:pStyle w:val="a7"/>
        <w:spacing w:before="0" w:beforeAutospacing="0" w:after="76" w:afterAutospacing="0" w:line="360" w:lineRule="atLeast"/>
        <w:outlineLvl w:val="0"/>
        <w:rPr>
          <w:rFonts w:asciiTheme="minorEastAsia" w:eastAsiaTheme="minorEastAsia" w:hAnsiTheme="minorEastAsia" w:cs="宋体" w:hint="eastAsia"/>
          <w:b/>
          <w:bCs/>
          <w:sz w:val="72"/>
          <w:szCs w:val="72"/>
        </w:rPr>
      </w:pPr>
    </w:p>
    <w:p w:rsidR="00EF2F44" w:rsidRPr="00341817" w:rsidRDefault="00EF2F44">
      <w:pPr>
        <w:rPr>
          <w:rFonts w:asciiTheme="minorEastAsia" w:eastAsiaTheme="minorEastAsia" w:hAnsiTheme="minorEastAsia" w:cs="宋体" w:hint="eastAsia"/>
          <w:color w:val="333333"/>
          <w:sz w:val="52"/>
          <w:szCs w:val="52"/>
        </w:rPr>
      </w:pPr>
    </w:p>
    <w:p w:rsidR="00EF2F44" w:rsidRPr="00341817" w:rsidRDefault="00EF2F44">
      <w:pPr>
        <w:rPr>
          <w:rFonts w:asciiTheme="minorEastAsia" w:eastAsiaTheme="minorEastAsia" w:hAnsiTheme="minorEastAsia" w:hint="eastAsia"/>
        </w:rPr>
      </w:pPr>
    </w:p>
    <w:p w:rsidR="00EF2F44" w:rsidRPr="00341817" w:rsidRDefault="00EF2F44" w:rsidP="004D3858">
      <w:pPr>
        <w:ind w:leftChars="200" w:left="480"/>
        <w:rPr>
          <w:rFonts w:asciiTheme="minorEastAsia" w:eastAsiaTheme="minorEastAsia" w:hAnsiTheme="minorEastAsia" w:cs="宋体" w:hint="eastAsia"/>
          <w:color w:val="333333"/>
          <w:sz w:val="52"/>
          <w:szCs w:val="52"/>
        </w:rPr>
      </w:pPr>
    </w:p>
    <w:p w:rsidR="00EF2F44" w:rsidRPr="00341817" w:rsidRDefault="00EF2F44" w:rsidP="004D3858">
      <w:pPr>
        <w:ind w:leftChars="200" w:left="480"/>
        <w:rPr>
          <w:rFonts w:asciiTheme="minorEastAsia" w:eastAsiaTheme="minorEastAsia" w:hAnsiTheme="minorEastAsia" w:hint="eastAsia"/>
          <w:b/>
          <w:bCs/>
        </w:rPr>
      </w:pP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rPr>
      </w:pPr>
    </w:p>
    <w:p w:rsidR="00EF2F44" w:rsidRPr="00341817" w:rsidRDefault="00EF2F44">
      <w:pPr>
        <w:rPr>
          <w:rFonts w:asciiTheme="minorEastAsia" w:eastAsiaTheme="minorEastAsia" w:hAnsiTheme="minorEastAsia" w:hint="eastAsia"/>
          <w:b/>
        </w:rPr>
      </w:pPr>
    </w:p>
    <w:p w:rsidR="00EF2F44" w:rsidRPr="00341817" w:rsidRDefault="00EF2F44">
      <w:pPr>
        <w:rPr>
          <w:rFonts w:asciiTheme="minorEastAsia" w:eastAsiaTheme="minorEastAsia" w:hAnsiTheme="minorEastAsia" w:hint="eastAsia"/>
          <w:b/>
        </w:rPr>
      </w:pPr>
    </w:p>
    <w:p w:rsidR="00EF2F44" w:rsidRPr="00341817" w:rsidRDefault="00EF2F44">
      <w:pPr>
        <w:rPr>
          <w:rFonts w:asciiTheme="minorEastAsia" w:eastAsiaTheme="minorEastAsia" w:hAnsiTheme="minorEastAsia" w:hint="eastAsia"/>
          <w:bCs/>
        </w:rPr>
      </w:pPr>
    </w:p>
    <w:p w:rsidR="00EF2F44" w:rsidRPr="00341817" w:rsidRDefault="00EF2F44">
      <w:pPr>
        <w:rPr>
          <w:rFonts w:asciiTheme="minorEastAsia" w:eastAsiaTheme="minorEastAsia" w:hAnsiTheme="minorEastAsia" w:hint="eastAsia"/>
        </w:rPr>
      </w:pPr>
    </w:p>
    <w:sectPr w:rsidR="00EF2F44" w:rsidRPr="003418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A32" w:rsidRDefault="00B25A32">
      <w:r>
        <w:separator/>
      </w:r>
    </w:p>
  </w:endnote>
  <w:endnote w:type="continuationSeparator" w:id="0">
    <w:p w:rsidR="00B25A32" w:rsidRDefault="00B25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altName w:val="Segoe Print"/>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89C" w:rsidRDefault="00E7589C">
    <w:pPr>
      <w:pStyle w:val="a6"/>
      <w:jc w:val="center"/>
      <w:rPr>
        <w:rFonts w:hint="eastAsia"/>
        <w:b/>
        <w:bCs/>
      </w:rPr>
    </w:pPr>
    <w:r>
      <w:rPr>
        <w:rFonts w:hint="eastAsia"/>
        <w:b/>
        <w:bCs/>
      </w:rPr>
      <w:t>河北师范大学</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A32" w:rsidRDefault="00B25A32">
      <w:r>
        <w:separator/>
      </w:r>
    </w:p>
  </w:footnote>
  <w:footnote w:type="continuationSeparator" w:id="0">
    <w:p w:rsidR="00B25A32" w:rsidRDefault="00B25A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89C" w:rsidRDefault="00E7589C">
    <w:pPr>
      <w:pStyle w:val="a5"/>
      <w:spacing w:line="720" w:lineRule="auto"/>
      <w:jc w:val="center"/>
      <w:rPr>
        <w:rFonts w:hint="eastAsia"/>
      </w:rPr>
    </w:pPr>
    <w:r>
      <w:rPr>
        <w:rFonts w:hint="eastAsia"/>
        <w:b/>
        <w:bCs/>
      </w:rPr>
      <w:t>河北师范大学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0A73"/>
    <w:multiLevelType w:val="hybridMultilevel"/>
    <w:tmpl w:val="FEE42F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22C5457"/>
    <w:multiLevelType w:val="hybridMultilevel"/>
    <w:tmpl w:val="B53898D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54D62C63"/>
    <w:multiLevelType w:val="singleLevel"/>
    <w:tmpl w:val="54D62C63"/>
    <w:lvl w:ilvl="0">
      <w:start w:val="1"/>
      <w:numFmt w:val="decimal"/>
      <w:suff w:val="nothing"/>
      <w:lvlText w:val="%1."/>
      <w:lvlJc w:val="left"/>
    </w:lvl>
  </w:abstractNum>
  <w:abstractNum w:abstractNumId="3">
    <w:nsid w:val="54D62CD4"/>
    <w:multiLevelType w:val="singleLevel"/>
    <w:tmpl w:val="54D62CD4"/>
    <w:lvl w:ilvl="0">
      <w:start w:val="1"/>
      <w:numFmt w:val="decimal"/>
      <w:suff w:val="nothing"/>
      <w:lvlText w:val="%1."/>
      <w:lvlJc w:val="left"/>
    </w:lvl>
  </w:abstractNum>
  <w:abstractNum w:abstractNumId="4">
    <w:nsid w:val="54D62D62"/>
    <w:multiLevelType w:val="singleLevel"/>
    <w:tmpl w:val="54D62D62"/>
    <w:lvl w:ilvl="0">
      <w:start w:val="1"/>
      <w:numFmt w:val="decimal"/>
      <w:suff w:val="nothing"/>
      <w:lvlText w:val="%1."/>
      <w:lvlJc w:val="left"/>
    </w:lvl>
  </w:abstractNum>
  <w:abstractNum w:abstractNumId="5">
    <w:nsid w:val="54D62DDE"/>
    <w:multiLevelType w:val="singleLevel"/>
    <w:tmpl w:val="54D62DDE"/>
    <w:lvl w:ilvl="0">
      <w:start w:val="1"/>
      <w:numFmt w:val="decimal"/>
      <w:suff w:val="nothing"/>
      <w:lvlText w:val="%1."/>
      <w:lvlJc w:val="left"/>
    </w:lvl>
  </w:abstractNum>
  <w:abstractNum w:abstractNumId="6">
    <w:nsid w:val="54D62F74"/>
    <w:multiLevelType w:val="singleLevel"/>
    <w:tmpl w:val="54D62F74"/>
    <w:lvl w:ilvl="0">
      <w:start w:val="1"/>
      <w:numFmt w:val="decimal"/>
      <w:suff w:val="nothing"/>
      <w:lvlText w:val="%1."/>
      <w:lvlJc w:val="left"/>
    </w:lvl>
  </w:abstractNum>
  <w:abstractNum w:abstractNumId="7">
    <w:nsid w:val="54D63013"/>
    <w:multiLevelType w:val="singleLevel"/>
    <w:tmpl w:val="54D63013"/>
    <w:lvl w:ilvl="0">
      <w:start w:val="1"/>
      <w:numFmt w:val="decimal"/>
      <w:suff w:val="nothing"/>
      <w:lvlText w:val="%1."/>
      <w:lvlJc w:val="left"/>
    </w:lvl>
  </w:abstractNum>
  <w:abstractNum w:abstractNumId="8">
    <w:nsid w:val="54D63047"/>
    <w:multiLevelType w:val="singleLevel"/>
    <w:tmpl w:val="54D63047"/>
    <w:lvl w:ilvl="0">
      <w:start w:val="1"/>
      <w:numFmt w:val="decimal"/>
      <w:suff w:val="nothing"/>
      <w:lvlText w:val="%1."/>
      <w:lvlJc w:val="left"/>
    </w:lvl>
  </w:abstractNum>
  <w:abstractNum w:abstractNumId="9">
    <w:nsid w:val="54D6313F"/>
    <w:multiLevelType w:val="singleLevel"/>
    <w:tmpl w:val="54D6313F"/>
    <w:lvl w:ilvl="0">
      <w:start w:val="1"/>
      <w:numFmt w:val="decimal"/>
      <w:suff w:val="nothing"/>
      <w:lvlText w:val="%1."/>
      <w:lvlJc w:val="left"/>
    </w:lvl>
  </w:abstractNum>
  <w:abstractNum w:abstractNumId="10">
    <w:nsid w:val="54D63185"/>
    <w:multiLevelType w:val="singleLevel"/>
    <w:tmpl w:val="54D63185"/>
    <w:lvl w:ilvl="0">
      <w:start w:val="1"/>
      <w:numFmt w:val="decimal"/>
      <w:suff w:val="nothing"/>
      <w:lvlText w:val="%1."/>
      <w:lvlJc w:val="left"/>
    </w:lvl>
  </w:abstractNum>
  <w:abstractNum w:abstractNumId="11">
    <w:nsid w:val="551BDA6B"/>
    <w:multiLevelType w:val="singleLevel"/>
    <w:tmpl w:val="551BDA6B"/>
    <w:lvl w:ilvl="0">
      <w:start w:val="3"/>
      <w:numFmt w:val="decimal"/>
      <w:suff w:val="nothing"/>
      <w:lvlText w:val="%1."/>
      <w:lvlJc w:val="left"/>
    </w:lvl>
  </w:abstractNum>
  <w:abstractNum w:abstractNumId="12">
    <w:nsid w:val="551C4069"/>
    <w:multiLevelType w:val="singleLevel"/>
    <w:tmpl w:val="551C4069"/>
    <w:lvl w:ilvl="0">
      <w:start w:val="4"/>
      <w:numFmt w:val="decimal"/>
      <w:suff w:val="space"/>
      <w:lvlText w:val="%1."/>
      <w:lvlJc w:val="left"/>
    </w:lvl>
  </w:abstractNum>
  <w:abstractNum w:abstractNumId="13">
    <w:nsid w:val="551C4748"/>
    <w:multiLevelType w:val="singleLevel"/>
    <w:tmpl w:val="551C4748"/>
    <w:lvl w:ilvl="0">
      <w:start w:val="6"/>
      <w:numFmt w:val="decimal"/>
      <w:suff w:val="nothing"/>
      <w:lvlText w:val="%1."/>
      <w:lvlJc w:val="left"/>
    </w:lvl>
  </w:abstractNum>
  <w:abstractNum w:abstractNumId="14">
    <w:nsid w:val="551D5B16"/>
    <w:multiLevelType w:val="singleLevel"/>
    <w:tmpl w:val="551D5B16"/>
    <w:lvl w:ilvl="0">
      <w:start w:val="1"/>
      <w:numFmt w:val="decimalEnclosedCircleChinese"/>
      <w:suff w:val="nothing"/>
      <w:lvlText w:val="%1　"/>
      <w:lvlJc w:val="left"/>
      <w:pPr>
        <w:ind w:left="0" w:firstLine="400"/>
      </w:pPr>
      <w:rPr>
        <w:rFonts w:hint="eastAsia"/>
      </w:rPr>
    </w:lvl>
  </w:abstractNum>
  <w:abstractNum w:abstractNumId="15">
    <w:nsid w:val="55209BC7"/>
    <w:multiLevelType w:val="singleLevel"/>
    <w:tmpl w:val="55209BC7"/>
    <w:lvl w:ilvl="0">
      <w:start w:val="1"/>
      <w:numFmt w:val="bullet"/>
      <w:lvlText w:val=""/>
      <w:lvlJc w:val="left"/>
      <w:pPr>
        <w:tabs>
          <w:tab w:val="num" w:pos="420"/>
        </w:tabs>
        <w:ind w:left="420" w:hanging="420"/>
      </w:pPr>
      <w:rPr>
        <w:rFonts w:ascii="Wingdings" w:hAnsi="Wingdings" w:hint="default"/>
      </w:rPr>
    </w:lvl>
  </w:abstractNum>
  <w:abstractNum w:abstractNumId="16">
    <w:nsid w:val="55209BDA"/>
    <w:multiLevelType w:val="singleLevel"/>
    <w:tmpl w:val="55209BDA"/>
    <w:lvl w:ilvl="0">
      <w:start w:val="1"/>
      <w:numFmt w:val="bullet"/>
      <w:lvlText w:val=""/>
      <w:lvlJc w:val="left"/>
      <w:pPr>
        <w:tabs>
          <w:tab w:val="num" w:pos="420"/>
        </w:tabs>
        <w:ind w:left="420" w:hanging="420"/>
      </w:pPr>
      <w:rPr>
        <w:rFonts w:ascii="Wingdings" w:hAnsi="Wingdings" w:hint="default"/>
      </w:rPr>
    </w:lvl>
  </w:abstractNum>
  <w:abstractNum w:abstractNumId="17">
    <w:nsid w:val="55209BF5"/>
    <w:multiLevelType w:val="singleLevel"/>
    <w:tmpl w:val="55209BF5"/>
    <w:lvl w:ilvl="0">
      <w:start w:val="1"/>
      <w:numFmt w:val="bullet"/>
      <w:lvlText w:val=""/>
      <w:lvlJc w:val="left"/>
      <w:pPr>
        <w:tabs>
          <w:tab w:val="num" w:pos="420"/>
        </w:tabs>
        <w:ind w:left="420" w:hanging="420"/>
      </w:pPr>
      <w:rPr>
        <w:rFonts w:ascii="Wingdings" w:hAnsi="Wingdings" w:hint="default"/>
      </w:rPr>
    </w:lvl>
  </w:abstractNum>
  <w:abstractNum w:abstractNumId="18">
    <w:nsid w:val="55209E70"/>
    <w:multiLevelType w:val="singleLevel"/>
    <w:tmpl w:val="55209E70"/>
    <w:lvl w:ilvl="0">
      <w:start w:val="1"/>
      <w:numFmt w:val="bullet"/>
      <w:lvlText w:val=""/>
      <w:lvlJc w:val="left"/>
      <w:pPr>
        <w:tabs>
          <w:tab w:val="num" w:pos="420"/>
        </w:tabs>
        <w:ind w:left="420" w:hanging="420"/>
      </w:pPr>
      <w:rPr>
        <w:rFonts w:ascii="Wingdings" w:hAnsi="Wingdings" w:hint="default"/>
      </w:rPr>
    </w:lvl>
  </w:abstractNum>
  <w:num w:numId="1">
    <w:abstractNumId w:val="15"/>
  </w:num>
  <w:num w:numId="2">
    <w:abstractNumId w:val="16"/>
  </w:num>
  <w:num w:numId="3">
    <w:abstractNumId w:val="17"/>
  </w:num>
  <w:num w:numId="4">
    <w:abstractNumId w:val="11"/>
  </w:num>
  <w:num w:numId="5">
    <w:abstractNumId w:val="7"/>
  </w:num>
  <w:num w:numId="6">
    <w:abstractNumId w:val="8"/>
  </w:num>
  <w:num w:numId="7">
    <w:abstractNumId w:val="9"/>
  </w:num>
  <w:num w:numId="8">
    <w:abstractNumId w:val="10"/>
  </w:num>
  <w:num w:numId="9">
    <w:abstractNumId w:val="2"/>
  </w:num>
  <w:num w:numId="10">
    <w:abstractNumId w:val="3"/>
  </w:num>
  <w:num w:numId="11">
    <w:abstractNumId w:val="4"/>
  </w:num>
  <w:num w:numId="12">
    <w:abstractNumId w:val="5"/>
  </w:num>
  <w:num w:numId="13">
    <w:abstractNumId w:val="6"/>
  </w:num>
  <w:num w:numId="14">
    <w:abstractNumId w:val="12"/>
  </w:num>
  <w:num w:numId="15">
    <w:abstractNumId w:val="18"/>
  </w:num>
  <w:num w:numId="16">
    <w:abstractNumId w:val="14"/>
  </w:num>
  <w:num w:numId="17">
    <w:abstractNumId w:val="13"/>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1DF7"/>
    <w:rsid w:val="001216D1"/>
    <w:rsid w:val="00182236"/>
    <w:rsid w:val="00182BA5"/>
    <w:rsid w:val="001D420C"/>
    <w:rsid w:val="002E5E62"/>
    <w:rsid w:val="003105C5"/>
    <w:rsid w:val="00341817"/>
    <w:rsid w:val="003B4F2D"/>
    <w:rsid w:val="0042159E"/>
    <w:rsid w:val="00486E5B"/>
    <w:rsid w:val="004D3858"/>
    <w:rsid w:val="004E2D18"/>
    <w:rsid w:val="005310B6"/>
    <w:rsid w:val="00566DD5"/>
    <w:rsid w:val="005723C9"/>
    <w:rsid w:val="005C7B43"/>
    <w:rsid w:val="006B4638"/>
    <w:rsid w:val="00713D4B"/>
    <w:rsid w:val="0077416A"/>
    <w:rsid w:val="008B60FC"/>
    <w:rsid w:val="008D7A34"/>
    <w:rsid w:val="00B1610A"/>
    <w:rsid w:val="00B25A32"/>
    <w:rsid w:val="00B95E34"/>
    <w:rsid w:val="00BC01E5"/>
    <w:rsid w:val="00C229DD"/>
    <w:rsid w:val="00C55C5E"/>
    <w:rsid w:val="00CA168F"/>
    <w:rsid w:val="00CD0120"/>
    <w:rsid w:val="00D21A1F"/>
    <w:rsid w:val="00D53505"/>
    <w:rsid w:val="00D678A5"/>
    <w:rsid w:val="00DB7643"/>
    <w:rsid w:val="00DE1CD1"/>
    <w:rsid w:val="00DF3C0B"/>
    <w:rsid w:val="00DF4CF9"/>
    <w:rsid w:val="00E7589C"/>
    <w:rsid w:val="00EF2F44"/>
    <w:rsid w:val="00F1345A"/>
    <w:rsid w:val="019F636B"/>
    <w:rsid w:val="01D63491"/>
    <w:rsid w:val="02A276E1"/>
    <w:rsid w:val="02BA1505"/>
    <w:rsid w:val="041617C1"/>
    <w:rsid w:val="041B36CB"/>
    <w:rsid w:val="049F3CA4"/>
    <w:rsid w:val="04FF4FC2"/>
    <w:rsid w:val="050126C3"/>
    <w:rsid w:val="051922E9"/>
    <w:rsid w:val="054D2B43"/>
    <w:rsid w:val="05500244"/>
    <w:rsid w:val="055C1AD8"/>
    <w:rsid w:val="05B559EA"/>
    <w:rsid w:val="0656399A"/>
    <w:rsid w:val="06A430F4"/>
    <w:rsid w:val="06AE1485"/>
    <w:rsid w:val="06BA5298"/>
    <w:rsid w:val="08107DC8"/>
    <w:rsid w:val="09A920E8"/>
    <w:rsid w:val="0A9D03F6"/>
    <w:rsid w:val="0AC15133"/>
    <w:rsid w:val="0AFB6211"/>
    <w:rsid w:val="0B5B5331"/>
    <w:rsid w:val="0BB66944"/>
    <w:rsid w:val="0C07544A"/>
    <w:rsid w:val="0D1A400D"/>
    <w:rsid w:val="0D7749F4"/>
    <w:rsid w:val="0D9A309D"/>
    <w:rsid w:val="0DB32F07"/>
    <w:rsid w:val="0DC0001E"/>
    <w:rsid w:val="0E2963C9"/>
    <w:rsid w:val="0E3521DC"/>
    <w:rsid w:val="0EA61216"/>
    <w:rsid w:val="0EFF09AB"/>
    <w:rsid w:val="0F912498"/>
    <w:rsid w:val="10453240"/>
    <w:rsid w:val="10DA3734"/>
    <w:rsid w:val="111A671C"/>
    <w:rsid w:val="11383ACD"/>
    <w:rsid w:val="11B36C9A"/>
    <w:rsid w:val="11C23A31"/>
    <w:rsid w:val="12A1781C"/>
    <w:rsid w:val="12E54A8E"/>
    <w:rsid w:val="12E77F91"/>
    <w:rsid w:val="1322106F"/>
    <w:rsid w:val="150D3199"/>
    <w:rsid w:val="154A2FFE"/>
    <w:rsid w:val="15794A47"/>
    <w:rsid w:val="15A85596"/>
    <w:rsid w:val="15C319C3"/>
    <w:rsid w:val="162177DE"/>
    <w:rsid w:val="16822CFB"/>
    <w:rsid w:val="17A7505C"/>
    <w:rsid w:val="17AB72E5"/>
    <w:rsid w:val="17BA1AFE"/>
    <w:rsid w:val="182B30B6"/>
    <w:rsid w:val="1906049B"/>
    <w:rsid w:val="19682ABE"/>
    <w:rsid w:val="19AA6DAB"/>
    <w:rsid w:val="1B865037"/>
    <w:rsid w:val="1BAE4EF6"/>
    <w:rsid w:val="1CE374F2"/>
    <w:rsid w:val="1D4F7EA6"/>
    <w:rsid w:val="1D6D3BD2"/>
    <w:rsid w:val="1D7A676B"/>
    <w:rsid w:val="1E6C1577"/>
    <w:rsid w:val="1EAC455F"/>
    <w:rsid w:val="1EF34CD3"/>
    <w:rsid w:val="1FB60294"/>
    <w:rsid w:val="20263DCB"/>
    <w:rsid w:val="208B7373"/>
    <w:rsid w:val="20B8113C"/>
    <w:rsid w:val="210843BE"/>
    <w:rsid w:val="214D162F"/>
    <w:rsid w:val="218C4997"/>
    <w:rsid w:val="21C27070"/>
    <w:rsid w:val="22202C8C"/>
    <w:rsid w:val="222E41A0"/>
    <w:rsid w:val="22484D4A"/>
    <w:rsid w:val="22A52EE6"/>
    <w:rsid w:val="22E826D5"/>
    <w:rsid w:val="23AF3398"/>
    <w:rsid w:val="23DC5161"/>
    <w:rsid w:val="242F29EC"/>
    <w:rsid w:val="245473A9"/>
    <w:rsid w:val="25380CA0"/>
    <w:rsid w:val="25AC53DC"/>
    <w:rsid w:val="265D777E"/>
    <w:rsid w:val="26A73075"/>
    <w:rsid w:val="26D07ABD"/>
    <w:rsid w:val="272F7AD6"/>
    <w:rsid w:val="275F2824"/>
    <w:rsid w:val="281100C9"/>
    <w:rsid w:val="28121921"/>
    <w:rsid w:val="28B27C52"/>
    <w:rsid w:val="28BC0562"/>
    <w:rsid w:val="293427AA"/>
    <w:rsid w:val="295419DA"/>
    <w:rsid w:val="29D5322D"/>
    <w:rsid w:val="29E95751"/>
    <w:rsid w:val="2A2B1A3D"/>
    <w:rsid w:val="2A392F51"/>
    <w:rsid w:val="2A6E59AA"/>
    <w:rsid w:val="2A9E06F7"/>
    <w:rsid w:val="2ACC15C7"/>
    <w:rsid w:val="2ACE1B0D"/>
    <w:rsid w:val="2AD875D8"/>
    <w:rsid w:val="2B082325"/>
    <w:rsid w:val="2B1264B8"/>
    <w:rsid w:val="2B5711AB"/>
    <w:rsid w:val="2B5F2D34"/>
    <w:rsid w:val="2B5F65B7"/>
    <w:rsid w:val="2B7B4862"/>
    <w:rsid w:val="2BA11762"/>
    <w:rsid w:val="2BC24FD7"/>
    <w:rsid w:val="2C2F340C"/>
    <w:rsid w:val="2C320B0E"/>
    <w:rsid w:val="2D637F86"/>
    <w:rsid w:val="2E545310"/>
    <w:rsid w:val="2E5A7219"/>
    <w:rsid w:val="2E994780"/>
    <w:rsid w:val="2EC75FE1"/>
    <w:rsid w:val="2EDA686E"/>
    <w:rsid w:val="2FD9098F"/>
    <w:rsid w:val="3086432B"/>
    <w:rsid w:val="30CB379B"/>
    <w:rsid w:val="30EA404F"/>
    <w:rsid w:val="312915B6"/>
    <w:rsid w:val="31AF5092"/>
    <w:rsid w:val="31CC4642"/>
    <w:rsid w:val="3218343D"/>
    <w:rsid w:val="32B62041"/>
    <w:rsid w:val="32C91062"/>
    <w:rsid w:val="32EA7018"/>
    <w:rsid w:val="332B5883"/>
    <w:rsid w:val="338E42A3"/>
    <w:rsid w:val="339C103A"/>
    <w:rsid w:val="33BB3E6D"/>
    <w:rsid w:val="34255A9B"/>
    <w:rsid w:val="3525563E"/>
    <w:rsid w:val="372D5A13"/>
    <w:rsid w:val="374D3D49"/>
    <w:rsid w:val="38897ECE"/>
    <w:rsid w:val="398413EB"/>
    <w:rsid w:val="398E557D"/>
    <w:rsid w:val="3A0D38CD"/>
    <w:rsid w:val="3ACF5B89"/>
    <w:rsid w:val="3BA13CE3"/>
    <w:rsid w:val="3BE70BD5"/>
    <w:rsid w:val="3BF511EF"/>
    <w:rsid w:val="3C710B39"/>
    <w:rsid w:val="3C7207B9"/>
    <w:rsid w:val="3D3C5C83"/>
    <w:rsid w:val="3D8A3804"/>
    <w:rsid w:val="3EF44FD4"/>
    <w:rsid w:val="3F5F4684"/>
    <w:rsid w:val="3F63308A"/>
    <w:rsid w:val="40882E6C"/>
    <w:rsid w:val="40CE5B5F"/>
    <w:rsid w:val="41AD51CD"/>
    <w:rsid w:val="42757194"/>
    <w:rsid w:val="43166D1E"/>
    <w:rsid w:val="431E1BAC"/>
    <w:rsid w:val="43677A21"/>
    <w:rsid w:val="43A37C06"/>
    <w:rsid w:val="43F87310"/>
    <w:rsid w:val="43FA6097"/>
    <w:rsid w:val="44770EE3"/>
    <w:rsid w:val="447A65E5"/>
    <w:rsid w:val="44F639B0"/>
    <w:rsid w:val="456055DE"/>
    <w:rsid w:val="462D72B0"/>
    <w:rsid w:val="469559DB"/>
    <w:rsid w:val="47F830A4"/>
    <w:rsid w:val="483153FC"/>
    <w:rsid w:val="48B41258"/>
    <w:rsid w:val="48CA33FC"/>
    <w:rsid w:val="48E63C26"/>
    <w:rsid w:val="490A0962"/>
    <w:rsid w:val="49400E3C"/>
    <w:rsid w:val="4A1B6221"/>
    <w:rsid w:val="4A433167"/>
    <w:rsid w:val="4AC61F3D"/>
    <w:rsid w:val="4AD124CC"/>
    <w:rsid w:val="4AFA3691"/>
    <w:rsid w:val="4D441F51"/>
    <w:rsid w:val="4D465454"/>
    <w:rsid w:val="4D5A6673"/>
    <w:rsid w:val="4D6E0B97"/>
    <w:rsid w:val="4E8251DC"/>
    <w:rsid w:val="4EB5692F"/>
    <w:rsid w:val="4F7769ED"/>
    <w:rsid w:val="50175272"/>
    <w:rsid w:val="508436A7"/>
    <w:rsid w:val="50B079EF"/>
    <w:rsid w:val="50D71E2D"/>
    <w:rsid w:val="513A7953"/>
    <w:rsid w:val="518A0215"/>
    <w:rsid w:val="51BC33A4"/>
    <w:rsid w:val="52501699"/>
    <w:rsid w:val="52966033"/>
    <w:rsid w:val="53144C5A"/>
    <w:rsid w:val="532042F0"/>
    <w:rsid w:val="549A5D5B"/>
    <w:rsid w:val="54FC257C"/>
    <w:rsid w:val="55122522"/>
    <w:rsid w:val="555A2916"/>
    <w:rsid w:val="55CE28D5"/>
    <w:rsid w:val="55D67CE1"/>
    <w:rsid w:val="55EB4403"/>
    <w:rsid w:val="561D5ED7"/>
    <w:rsid w:val="56443B98"/>
    <w:rsid w:val="56AB4841"/>
    <w:rsid w:val="56C20BE3"/>
    <w:rsid w:val="574511BD"/>
    <w:rsid w:val="57482141"/>
    <w:rsid w:val="57C03085"/>
    <w:rsid w:val="57D342A4"/>
    <w:rsid w:val="5811760C"/>
    <w:rsid w:val="58661294"/>
    <w:rsid w:val="591923BD"/>
    <w:rsid w:val="59E00B01"/>
    <w:rsid w:val="5A0E034B"/>
    <w:rsid w:val="5AAA3A4D"/>
    <w:rsid w:val="5AE96DB5"/>
    <w:rsid w:val="5B1C630A"/>
    <w:rsid w:val="5C075F07"/>
    <w:rsid w:val="5CAD579C"/>
    <w:rsid w:val="5CF71093"/>
    <w:rsid w:val="5D1F69D4"/>
    <w:rsid w:val="5D242E5C"/>
    <w:rsid w:val="5D474315"/>
    <w:rsid w:val="5D841F7C"/>
    <w:rsid w:val="5D893E85"/>
    <w:rsid w:val="5DDB040C"/>
    <w:rsid w:val="5F715F24"/>
    <w:rsid w:val="6009191A"/>
    <w:rsid w:val="60605BAC"/>
    <w:rsid w:val="60DB1C73"/>
    <w:rsid w:val="60E9228D"/>
    <w:rsid w:val="619B42AF"/>
    <w:rsid w:val="61A11A3C"/>
    <w:rsid w:val="61EA78B2"/>
    <w:rsid w:val="6265177A"/>
    <w:rsid w:val="62743F92"/>
    <w:rsid w:val="633B3D5B"/>
    <w:rsid w:val="634E16F7"/>
    <w:rsid w:val="638379D3"/>
    <w:rsid w:val="63B0179C"/>
    <w:rsid w:val="63B636A5"/>
    <w:rsid w:val="643F2304"/>
    <w:rsid w:val="64480A16"/>
    <w:rsid w:val="65067B4F"/>
    <w:rsid w:val="65453489"/>
    <w:rsid w:val="65E052B4"/>
    <w:rsid w:val="65E713BB"/>
    <w:rsid w:val="65FC5ADD"/>
    <w:rsid w:val="65FE4864"/>
    <w:rsid w:val="667A63AC"/>
    <w:rsid w:val="66C06B20"/>
    <w:rsid w:val="671C723A"/>
    <w:rsid w:val="672F0459"/>
    <w:rsid w:val="67880AE7"/>
    <w:rsid w:val="67901777"/>
    <w:rsid w:val="67CD705D"/>
    <w:rsid w:val="67F66B9D"/>
    <w:rsid w:val="6855023B"/>
    <w:rsid w:val="68DD1419"/>
    <w:rsid w:val="691F3187"/>
    <w:rsid w:val="69C14F0F"/>
    <w:rsid w:val="6A1E7827"/>
    <w:rsid w:val="6A7214AF"/>
    <w:rsid w:val="6AEC1179"/>
    <w:rsid w:val="6B9B5A9A"/>
    <w:rsid w:val="6BFA5AB3"/>
    <w:rsid w:val="6C43172A"/>
    <w:rsid w:val="6C500A40"/>
    <w:rsid w:val="6D85303B"/>
    <w:rsid w:val="6D8D0448"/>
    <w:rsid w:val="6E442175"/>
    <w:rsid w:val="6E694933"/>
    <w:rsid w:val="6EB56FB1"/>
    <w:rsid w:val="70427A3C"/>
    <w:rsid w:val="705A50E3"/>
    <w:rsid w:val="70734988"/>
    <w:rsid w:val="711B771F"/>
    <w:rsid w:val="718225C7"/>
    <w:rsid w:val="724F0A16"/>
    <w:rsid w:val="725A4828"/>
    <w:rsid w:val="7271444E"/>
    <w:rsid w:val="729A5612"/>
    <w:rsid w:val="72D61BF3"/>
    <w:rsid w:val="73096F4B"/>
    <w:rsid w:val="732D5E85"/>
    <w:rsid w:val="734B5436"/>
    <w:rsid w:val="735A3AA3"/>
    <w:rsid w:val="7445564D"/>
    <w:rsid w:val="74466952"/>
    <w:rsid w:val="74F457F1"/>
    <w:rsid w:val="75017085"/>
    <w:rsid w:val="75070F8F"/>
    <w:rsid w:val="7545014C"/>
    <w:rsid w:val="75DD576F"/>
    <w:rsid w:val="75E26A06"/>
    <w:rsid w:val="76170DCC"/>
    <w:rsid w:val="76D214FF"/>
    <w:rsid w:val="77CC7198"/>
    <w:rsid w:val="78206C22"/>
    <w:rsid w:val="782146A4"/>
    <w:rsid w:val="78351146"/>
    <w:rsid w:val="784016D6"/>
    <w:rsid w:val="792C5E5B"/>
    <w:rsid w:val="79474486"/>
    <w:rsid w:val="79C96FDE"/>
    <w:rsid w:val="79EB7193"/>
    <w:rsid w:val="7A36630D"/>
    <w:rsid w:val="7A412120"/>
    <w:rsid w:val="7A6B0D66"/>
    <w:rsid w:val="7A8C6D1C"/>
    <w:rsid w:val="7A9244A9"/>
    <w:rsid w:val="7AC77DFB"/>
    <w:rsid w:val="7AC8587C"/>
    <w:rsid w:val="7B016CDB"/>
    <w:rsid w:val="7B28499C"/>
    <w:rsid w:val="7BD060AF"/>
    <w:rsid w:val="7C11491A"/>
    <w:rsid w:val="7C4363ED"/>
    <w:rsid w:val="7C513185"/>
    <w:rsid w:val="7D1257C1"/>
    <w:rsid w:val="7D4A2FCB"/>
    <w:rsid w:val="7D6F00D9"/>
    <w:rsid w:val="7DBC01D8"/>
    <w:rsid w:val="7DD31FFC"/>
    <w:rsid w:val="7E285309"/>
    <w:rsid w:val="7E4200B1"/>
    <w:rsid w:val="7E451036"/>
    <w:rsid w:val="7E9F29C9"/>
    <w:rsid w:val="7EB54B6D"/>
    <w:rsid w:val="7F2C5AB1"/>
    <w:rsid w:val="7F7207A3"/>
    <w:rsid w:val="7FAE0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uiPriority="0"/>
    <w:lsdException w:name="caption" w:uiPriority="35" w:qFormat="1"/>
    <w:lsdException w:name="page number" w:semiHidden="0"/>
    <w:lsdException w:name="Title" w:semiHidden="0" w:uiPriority="10" w:unhideWhenUsed="0" w:qFormat="1"/>
    <w:lsdException w:name="Default Paragraph Font" w:semiHidden="0" w:uiPriority="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lsdException w:name="Table Grid" w:semiHidden="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spacing w:before="100" w:beforeAutospacing="1" w:after="100" w:afterAutospacing="1"/>
      <w:jc w:val="left"/>
      <w:outlineLvl w:val="1"/>
    </w:pPr>
    <w:rPr>
      <w:rFonts w:ascii="宋体" w:hAnsi="宋体" w:cs="宋体" w:hint="eastAsia"/>
      <w:b/>
      <w:kern w:val="0"/>
      <w:sz w:val="36"/>
      <w:szCs w:val="36"/>
    </w:rPr>
  </w:style>
  <w:style w:type="paragraph" w:styleId="3">
    <w:name w:val="heading 3"/>
    <w:basedOn w:val="a"/>
    <w:next w:val="a"/>
    <w:uiPriority w:val="9"/>
    <w:qFormat/>
    <w:pPr>
      <w:spacing w:before="100" w:beforeAutospacing="1" w:after="100" w:afterAutospacing="1"/>
      <w:jc w:val="left"/>
      <w:outlineLvl w:val="2"/>
    </w:pPr>
    <w:rPr>
      <w:rFonts w:ascii="宋体" w:hAnsi="宋体" w:cs="宋体" w:hint="eastAsia"/>
      <w:b/>
      <w:kern w:val="0"/>
      <w:sz w:val="27"/>
      <w:szCs w:val="27"/>
    </w:rPr>
  </w:style>
  <w:style w:type="paragraph" w:styleId="4">
    <w:name w:val="heading 4"/>
    <w:basedOn w:val="a"/>
    <w:next w:val="a"/>
    <w:uiPriority w:val="9"/>
    <w:qFormat/>
    <w:rsid w:val="001216D1"/>
    <w:pPr>
      <w:keepNext/>
      <w:keepLines/>
      <w:spacing w:before="280" w:after="290" w:line="372" w:lineRule="auto"/>
      <w:outlineLvl w:val="3"/>
    </w:pPr>
    <w:rPr>
      <w:rFonts w:ascii="Arial" w:eastAsiaTheme="majorEastAsia" w:hAnsi="Arial"/>
    </w:rPr>
  </w:style>
  <w:style w:type="character" w:default="1" w:styleId="a0">
    <w:name w:val="Default Paragraph Font"/>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Pr>
      <w:rFonts w:ascii="宋体" w:eastAsia="宋体" w:hAnsi="宋体" w:cs="宋体" w:hint="eastAsia"/>
      <w:b/>
      <w:kern w:val="0"/>
      <w:sz w:val="36"/>
      <w:szCs w:val="36"/>
      <w:lang w:val="en-US" w:eastAsia="zh-CN" w:bidi="ar-SA"/>
    </w:rPr>
  </w:style>
  <w:style w:type="character" w:styleId="a3">
    <w:name w:val="page number"/>
    <w:basedOn w:val="a0"/>
    <w:uiPriority w:val="99"/>
    <w:unhideWhenUsed/>
  </w:style>
  <w:style w:type="character" w:styleId="a4">
    <w:name w:val="Hyperlink"/>
    <w:basedOn w:val="a0"/>
    <w:uiPriority w:val="99"/>
    <w:unhideWhenUsed/>
    <w:rPr>
      <w:color w:val="0000FF"/>
      <w:u w:val="single"/>
    </w:rPr>
  </w:style>
  <w:style w:type="paragraph" w:styleId="10">
    <w:name w:val="toc 1"/>
    <w:basedOn w:val="a"/>
    <w:next w:val="a"/>
    <w:uiPriority w:val="39"/>
    <w:unhideWhenUsed/>
    <w:pPr>
      <w:tabs>
        <w:tab w:val="left" w:pos="672"/>
        <w:tab w:val="right" w:leader="dot" w:pos="8494"/>
      </w:tabs>
      <w:spacing w:before="120" w:after="120"/>
      <w:jc w:val="left"/>
    </w:pPr>
    <w:rPr>
      <w:b/>
      <w:caps/>
    </w:rPr>
  </w:style>
  <w:style w:type="paragraph" w:styleId="a5">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30">
    <w:name w:val="toc 3"/>
    <w:basedOn w:val="a"/>
    <w:next w:val="a"/>
    <w:uiPriority w:val="39"/>
    <w:unhideWhenUsed/>
    <w:pPr>
      <w:ind w:left="420"/>
      <w:jc w:val="left"/>
    </w:pPr>
    <w:rPr>
      <w:i/>
    </w:rPr>
  </w:style>
  <w:style w:type="paragraph" w:styleId="a6">
    <w:name w:val="footer"/>
    <w:basedOn w:val="a"/>
    <w:unhideWhenUsed/>
    <w:pPr>
      <w:tabs>
        <w:tab w:val="center" w:pos="4153"/>
        <w:tab w:val="right" w:pos="8306"/>
      </w:tabs>
      <w:snapToGrid w:val="0"/>
      <w:jc w:val="left"/>
    </w:pPr>
    <w:rPr>
      <w:sz w:val="18"/>
    </w:rPr>
  </w:style>
  <w:style w:type="paragraph" w:styleId="20">
    <w:name w:val="toc 2"/>
    <w:basedOn w:val="a"/>
    <w:next w:val="a"/>
    <w:uiPriority w:val="39"/>
    <w:unhideWhenUsed/>
    <w:pPr>
      <w:tabs>
        <w:tab w:val="left" w:pos="1008"/>
        <w:tab w:val="right" w:leader="dot" w:pos="8494"/>
      </w:tabs>
      <w:ind w:left="210"/>
      <w:jc w:val="left"/>
    </w:pPr>
    <w:rPr>
      <w:smallCaps/>
    </w:rPr>
  </w:style>
  <w:style w:type="paragraph" w:styleId="a7">
    <w:name w:val="Normal (Web)"/>
    <w:uiPriority w:val="99"/>
    <w:unhideWhenUsed/>
    <w:pPr>
      <w:spacing w:before="100" w:beforeAutospacing="1" w:after="100" w:afterAutospacing="1"/>
    </w:pPr>
    <w:rPr>
      <w:sz w:val="24"/>
    </w:rPr>
  </w:style>
  <w:style w:type="table" w:styleId="a8">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
    <w:uiPriority w:val="99"/>
    <w:semiHidden/>
    <w:unhideWhenUsed/>
    <w:rsid w:val="004D3858"/>
    <w:rPr>
      <w:sz w:val="18"/>
      <w:szCs w:val="18"/>
    </w:rPr>
  </w:style>
  <w:style w:type="character" w:customStyle="1" w:styleId="Char">
    <w:name w:val="批注框文本 Char"/>
    <w:basedOn w:val="a0"/>
    <w:link w:val="a9"/>
    <w:uiPriority w:val="99"/>
    <w:semiHidden/>
    <w:rsid w:val="004D3858"/>
    <w:rPr>
      <w:kern w:val="2"/>
      <w:sz w:val="18"/>
      <w:szCs w:val="18"/>
    </w:rPr>
  </w:style>
  <w:style w:type="character" w:styleId="aa">
    <w:name w:val="FollowedHyperlink"/>
    <w:basedOn w:val="a0"/>
    <w:uiPriority w:val="99"/>
    <w:semiHidden/>
    <w:unhideWhenUsed/>
    <w:rsid w:val="00566DD5"/>
    <w:rPr>
      <w:color w:val="800080" w:themeColor="followedHyperlink"/>
      <w:u w:val="single"/>
    </w:rPr>
  </w:style>
  <w:style w:type="paragraph" w:styleId="ab">
    <w:name w:val="List Paragraph"/>
    <w:basedOn w:val="a"/>
    <w:uiPriority w:val="99"/>
    <w:qFormat/>
    <w:rsid w:val="00C229D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uiPriority="0"/>
    <w:lsdException w:name="caption" w:uiPriority="35" w:qFormat="1"/>
    <w:lsdException w:name="page number" w:semiHidden="0"/>
    <w:lsdException w:name="Title" w:semiHidden="0" w:uiPriority="10" w:unhideWhenUsed="0" w:qFormat="1"/>
    <w:lsdException w:name="Default Paragraph Font" w:semiHidden="0" w:uiPriority="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lsdException w:name="Table Grid" w:semiHidden="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spacing w:before="100" w:beforeAutospacing="1" w:after="100" w:afterAutospacing="1"/>
      <w:jc w:val="left"/>
      <w:outlineLvl w:val="1"/>
    </w:pPr>
    <w:rPr>
      <w:rFonts w:ascii="宋体" w:hAnsi="宋体" w:cs="宋体" w:hint="eastAsia"/>
      <w:b/>
      <w:kern w:val="0"/>
      <w:sz w:val="36"/>
      <w:szCs w:val="36"/>
    </w:rPr>
  </w:style>
  <w:style w:type="paragraph" w:styleId="3">
    <w:name w:val="heading 3"/>
    <w:basedOn w:val="a"/>
    <w:next w:val="a"/>
    <w:uiPriority w:val="9"/>
    <w:qFormat/>
    <w:pPr>
      <w:spacing w:before="100" w:beforeAutospacing="1" w:after="100" w:afterAutospacing="1"/>
      <w:jc w:val="left"/>
      <w:outlineLvl w:val="2"/>
    </w:pPr>
    <w:rPr>
      <w:rFonts w:ascii="宋体" w:hAnsi="宋体" w:cs="宋体" w:hint="eastAsia"/>
      <w:b/>
      <w:kern w:val="0"/>
      <w:sz w:val="27"/>
      <w:szCs w:val="27"/>
    </w:rPr>
  </w:style>
  <w:style w:type="paragraph" w:styleId="4">
    <w:name w:val="heading 4"/>
    <w:basedOn w:val="a"/>
    <w:next w:val="a"/>
    <w:uiPriority w:val="9"/>
    <w:qFormat/>
    <w:rsid w:val="001216D1"/>
    <w:pPr>
      <w:keepNext/>
      <w:keepLines/>
      <w:spacing w:before="280" w:after="290" w:line="372" w:lineRule="auto"/>
      <w:outlineLvl w:val="3"/>
    </w:pPr>
    <w:rPr>
      <w:rFonts w:ascii="Arial" w:eastAsiaTheme="majorEastAsia" w:hAnsi="Arial"/>
    </w:rPr>
  </w:style>
  <w:style w:type="character" w:default="1" w:styleId="a0">
    <w:name w:val="Default Paragraph Font"/>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Pr>
      <w:rFonts w:ascii="宋体" w:eastAsia="宋体" w:hAnsi="宋体" w:cs="宋体" w:hint="eastAsia"/>
      <w:b/>
      <w:kern w:val="0"/>
      <w:sz w:val="36"/>
      <w:szCs w:val="36"/>
      <w:lang w:val="en-US" w:eastAsia="zh-CN" w:bidi="ar-SA"/>
    </w:rPr>
  </w:style>
  <w:style w:type="character" w:styleId="a3">
    <w:name w:val="page number"/>
    <w:basedOn w:val="a0"/>
    <w:uiPriority w:val="99"/>
    <w:unhideWhenUsed/>
  </w:style>
  <w:style w:type="character" w:styleId="a4">
    <w:name w:val="Hyperlink"/>
    <w:basedOn w:val="a0"/>
    <w:uiPriority w:val="99"/>
    <w:unhideWhenUsed/>
    <w:rPr>
      <w:color w:val="0000FF"/>
      <w:u w:val="single"/>
    </w:rPr>
  </w:style>
  <w:style w:type="paragraph" w:styleId="10">
    <w:name w:val="toc 1"/>
    <w:basedOn w:val="a"/>
    <w:next w:val="a"/>
    <w:uiPriority w:val="39"/>
    <w:unhideWhenUsed/>
    <w:pPr>
      <w:tabs>
        <w:tab w:val="left" w:pos="672"/>
        <w:tab w:val="right" w:leader="dot" w:pos="8494"/>
      </w:tabs>
      <w:spacing w:before="120" w:after="120"/>
      <w:jc w:val="left"/>
    </w:pPr>
    <w:rPr>
      <w:b/>
      <w:caps/>
    </w:rPr>
  </w:style>
  <w:style w:type="paragraph" w:styleId="a5">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30">
    <w:name w:val="toc 3"/>
    <w:basedOn w:val="a"/>
    <w:next w:val="a"/>
    <w:uiPriority w:val="39"/>
    <w:unhideWhenUsed/>
    <w:pPr>
      <w:ind w:left="420"/>
      <w:jc w:val="left"/>
    </w:pPr>
    <w:rPr>
      <w:i/>
    </w:rPr>
  </w:style>
  <w:style w:type="paragraph" w:styleId="a6">
    <w:name w:val="footer"/>
    <w:basedOn w:val="a"/>
    <w:unhideWhenUsed/>
    <w:pPr>
      <w:tabs>
        <w:tab w:val="center" w:pos="4153"/>
        <w:tab w:val="right" w:pos="8306"/>
      </w:tabs>
      <w:snapToGrid w:val="0"/>
      <w:jc w:val="left"/>
    </w:pPr>
    <w:rPr>
      <w:sz w:val="18"/>
    </w:rPr>
  </w:style>
  <w:style w:type="paragraph" w:styleId="20">
    <w:name w:val="toc 2"/>
    <w:basedOn w:val="a"/>
    <w:next w:val="a"/>
    <w:uiPriority w:val="39"/>
    <w:unhideWhenUsed/>
    <w:pPr>
      <w:tabs>
        <w:tab w:val="left" w:pos="1008"/>
        <w:tab w:val="right" w:leader="dot" w:pos="8494"/>
      </w:tabs>
      <w:ind w:left="210"/>
      <w:jc w:val="left"/>
    </w:pPr>
    <w:rPr>
      <w:smallCaps/>
    </w:rPr>
  </w:style>
  <w:style w:type="paragraph" w:styleId="a7">
    <w:name w:val="Normal (Web)"/>
    <w:uiPriority w:val="99"/>
    <w:unhideWhenUsed/>
    <w:pPr>
      <w:spacing w:before="100" w:beforeAutospacing="1" w:after="100" w:afterAutospacing="1"/>
    </w:pPr>
    <w:rPr>
      <w:sz w:val="24"/>
    </w:rPr>
  </w:style>
  <w:style w:type="table" w:styleId="a8">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
    <w:uiPriority w:val="99"/>
    <w:semiHidden/>
    <w:unhideWhenUsed/>
    <w:rsid w:val="004D3858"/>
    <w:rPr>
      <w:sz w:val="18"/>
      <w:szCs w:val="18"/>
    </w:rPr>
  </w:style>
  <w:style w:type="character" w:customStyle="1" w:styleId="Char">
    <w:name w:val="批注框文本 Char"/>
    <w:basedOn w:val="a0"/>
    <w:link w:val="a9"/>
    <w:uiPriority w:val="99"/>
    <w:semiHidden/>
    <w:rsid w:val="004D3858"/>
    <w:rPr>
      <w:kern w:val="2"/>
      <w:sz w:val="18"/>
      <w:szCs w:val="18"/>
    </w:rPr>
  </w:style>
  <w:style w:type="character" w:styleId="aa">
    <w:name w:val="FollowedHyperlink"/>
    <w:basedOn w:val="a0"/>
    <w:uiPriority w:val="99"/>
    <w:semiHidden/>
    <w:unhideWhenUsed/>
    <w:rsid w:val="00566DD5"/>
    <w:rPr>
      <w:color w:val="800080" w:themeColor="followedHyperlink"/>
      <w:u w:val="single"/>
    </w:rPr>
  </w:style>
  <w:style w:type="paragraph" w:styleId="ab">
    <w:name w:val="List Paragraph"/>
    <w:basedOn w:val="a"/>
    <w:uiPriority w:val="99"/>
    <w:qFormat/>
    <w:rsid w:val="00C229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579372">
      <w:bodyDiv w:val="1"/>
      <w:marLeft w:val="0"/>
      <w:marRight w:val="0"/>
      <w:marTop w:val="0"/>
      <w:marBottom w:val="0"/>
      <w:divBdr>
        <w:top w:val="none" w:sz="0" w:space="0" w:color="auto"/>
        <w:left w:val="none" w:sz="0" w:space="0" w:color="auto"/>
        <w:bottom w:val="none" w:sz="0" w:space="0" w:color="auto"/>
        <w:right w:val="none" w:sz="0" w:space="0" w:color="auto"/>
      </w:divBdr>
      <w:divsChild>
        <w:div w:id="2142263263">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http://edu.sina.com.cn/gaokao/2014-08-08/1903430534.shtml" TargetMode="External"/><Relationship Id="rId26" Type="http://schemas.openxmlformats.org/officeDocument/2006/relationships/diagramQuickStyle" Target="diagrams/quickStyle2.xml"/><Relationship Id="rId39" Type="http://schemas.microsoft.com/office/2007/relationships/diagramDrawing" Target="diagrams/drawing4.xml"/><Relationship Id="rId3" Type="http://schemas.microsoft.com/office/2007/relationships/stylesWithEffects" Target="stylesWithEffects.xml"/><Relationship Id="rId21" Type="http://schemas.openxmlformats.org/officeDocument/2006/relationships/hyperlink" Target="http://baike.baidu.com/view/17674.htm" TargetMode="External"/><Relationship Id="rId34" Type="http://schemas.openxmlformats.org/officeDocument/2006/relationships/image" Target="media/image4.png"/><Relationship Id="rId42" Type="http://schemas.openxmlformats.org/officeDocument/2006/relationships/image" Target="media/image7.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hyperlink" Target="http://baike.baidu.com/view/899.htm" TargetMode="External"/><Relationship Id="rId29" Type="http://schemas.openxmlformats.org/officeDocument/2006/relationships/diagramData" Target="diagrams/data3.xml"/><Relationship Id="rId41"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5.jpeg"/><Relationship Id="rId45"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baike.baidu.com/view/15916.htm" TargetMode="External"/><Relationship Id="rId28" Type="http://schemas.microsoft.com/office/2007/relationships/diagramDrawing" Target="diagrams/drawing2.xml"/><Relationship Id="rId36" Type="http://schemas.openxmlformats.org/officeDocument/2006/relationships/diagramLayout" Target="diagrams/layout4.xml"/><Relationship Id="rId10" Type="http://schemas.openxmlformats.org/officeDocument/2006/relationships/footer" Target="footer1.xml"/><Relationship Id="rId19" Type="http://schemas.openxmlformats.org/officeDocument/2006/relationships/hyperlink" Target="http://baike.baidu.com/view/25169.htm" TargetMode="External"/><Relationship Id="rId31" Type="http://schemas.openxmlformats.org/officeDocument/2006/relationships/diagramQuickStyle" Target="diagrams/quickStyle3.xml"/><Relationship Id="rId44"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hyperlink" Target="http://baike.baidu.com/view/150834.htm" TargetMode="Externa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85A7FE50-86C7-4935-9533-295EA24A09D5}">
      <dgm:prSet/>
      <dgm:spPr/>
      <dgm:t>
        <a:bodyPr/>
        <a:lstStyle/>
        <a:p>
          <a:pPr marR="0" algn="ctr" rtl="0"/>
          <a:r>
            <a:rPr lang="zh-CN" altLang="en-US" b="0" i="0" u="none" strike="noStrike" kern="100" baseline="0" smtClean="0">
              <a:latin typeface="Calibri"/>
              <a:ea typeface="宋体"/>
            </a:rPr>
            <a:t>同城校友网</a:t>
          </a:r>
          <a:endParaRPr lang="zh-CN" altLang="en-US" smtClean="0"/>
        </a:p>
      </dgm:t>
    </dgm:pt>
    <dgm:pt modelId="{D7F9C6B0-7BD3-4078-A4C6-5FCE69DAA2BF}" type="parTrans" cxnId="{DD8B145B-E7B7-48DA-A16E-145CBBA3E636}">
      <dgm:prSet/>
      <dgm:spPr/>
      <dgm:t>
        <a:bodyPr/>
        <a:lstStyle/>
        <a:p>
          <a:endParaRPr lang="zh-CN" altLang="en-US"/>
        </a:p>
      </dgm:t>
    </dgm:pt>
    <dgm:pt modelId="{04070194-42AC-4701-A728-BFEFBFED70B2}" type="sibTrans" cxnId="{DD8B145B-E7B7-48DA-A16E-145CBBA3E636}">
      <dgm:prSet/>
      <dgm:spPr/>
      <dgm:t>
        <a:bodyPr/>
        <a:lstStyle/>
        <a:p>
          <a:endParaRPr lang="zh-CN" altLang="en-US"/>
        </a:p>
      </dgm:t>
    </dgm:pt>
    <dgm:pt modelId="{94EE48F9-EFFC-4089-84C0-EFE73CABA94B}">
      <dgm:prSet/>
      <dgm:spPr/>
      <dgm:t>
        <a:bodyPr/>
        <a:lstStyle/>
        <a:p>
          <a:pPr marR="0" algn="ctr" rtl="0"/>
          <a:r>
            <a:rPr lang="zh-CN" altLang="en-US" b="0" i="0" u="none" strike="noStrike" kern="100" baseline="0" smtClean="0">
              <a:latin typeface="Calibri"/>
              <a:ea typeface="宋体"/>
            </a:rPr>
            <a:t>后台管理系统</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8E8232A7-DC5B-4697-8909-FBD73175B557}">
      <dgm:prSet/>
      <dgm:spPr/>
      <dgm:t>
        <a:bodyPr/>
        <a:lstStyle/>
        <a:p>
          <a:pPr marR="0" algn="ctr" rtl="0"/>
          <a:r>
            <a:rPr lang="zh-CN" altLang="en-US" b="0" i="0" u="none" strike="noStrike" kern="100" baseline="0" smtClean="0">
              <a:latin typeface="Calibri"/>
              <a:ea typeface="宋体"/>
            </a:rPr>
            <a:t>前台</a:t>
          </a:r>
          <a:endParaRPr lang="zh-CN" altLang="en-US" smtClean="0"/>
        </a:p>
      </dgm:t>
    </dgm:pt>
    <dgm:pt modelId="{78EB45F5-43CF-4CCA-8163-847F841E1080}" type="parTrans" cxnId="{5B0551E2-8539-43FA-AD15-7AC95D8147EF}">
      <dgm:prSet/>
      <dgm:spPr/>
      <dgm:t>
        <a:bodyPr/>
        <a:lstStyle/>
        <a:p>
          <a:endParaRPr lang="zh-CN" altLang="en-US"/>
        </a:p>
      </dgm:t>
    </dgm:pt>
    <dgm:pt modelId="{C9A2CAA2-9766-4E14-B7D2-F34FBDD91A66}" type="sibTrans" cxnId="{5B0551E2-8539-43FA-AD15-7AC95D8147EF}">
      <dgm:prSet/>
      <dgm:spPr/>
      <dgm:t>
        <a:bodyPr/>
        <a:lstStyle/>
        <a:p>
          <a:endParaRPr lang="zh-CN" altLang="en-US"/>
        </a:p>
      </dgm:t>
    </dgm:pt>
    <dgm:pt modelId="{F583BDA0-D6A1-4DF4-8F10-CBD4CF672CD7}">
      <dgm:prSet/>
      <dgm:spPr/>
      <dgm:t>
        <a:bodyPr/>
        <a:lstStyle/>
        <a:p>
          <a:pPr marR="0" algn="ctr" rtl="0"/>
          <a:r>
            <a:rPr lang="zh-CN" altLang="en-US" smtClean="0"/>
            <a:t>用户管理</a:t>
          </a:r>
        </a:p>
      </dgm:t>
    </dgm:pt>
    <dgm:pt modelId="{7C7C9B51-110A-4F05-8678-B34A66F7A8C5}" type="parTrans" cxnId="{25CAECD2-05BF-40FD-8BD5-66CE1F1681BB}">
      <dgm:prSet/>
      <dgm:spPr/>
      <dgm:t>
        <a:bodyPr/>
        <a:lstStyle/>
        <a:p>
          <a:endParaRPr lang="zh-CN" altLang="en-US"/>
        </a:p>
      </dgm:t>
    </dgm:pt>
    <dgm:pt modelId="{0E50F7F2-AF1D-4212-9276-57EFCEFFE44F}" type="sibTrans" cxnId="{25CAECD2-05BF-40FD-8BD5-66CE1F1681BB}">
      <dgm:prSet/>
      <dgm:spPr/>
      <dgm:t>
        <a:bodyPr/>
        <a:lstStyle/>
        <a:p>
          <a:endParaRPr lang="zh-CN" altLang="en-US"/>
        </a:p>
      </dgm:t>
    </dgm:pt>
    <dgm:pt modelId="{F998F93F-B6D1-42EA-951B-6F038AD04177}">
      <dgm:prSet/>
      <dgm:spPr/>
      <dgm:t>
        <a:bodyPr/>
        <a:lstStyle/>
        <a:p>
          <a:pPr marR="0" algn="ctr" rtl="0"/>
          <a:r>
            <a:rPr lang="zh-CN" altLang="en-US" smtClean="0"/>
            <a:t>学校管理</a:t>
          </a:r>
        </a:p>
      </dgm:t>
    </dgm:pt>
    <dgm:pt modelId="{EBB86641-3FE2-4B5C-9A57-FDA842F8BEFB}" type="parTrans" cxnId="{A2F5D399-D598-40D4-8E3F-70EE42497CCC}">
      <dgm:prSet/>
      <dgm:spPr/>
      <dgm:t>
        <a:bodyPr/>
        <a:lstStyle/>
        <a:p>
          <a:endParaRPr lang="zh-CN" altLang="en-US"/>
        </a:p>
      </dgm:t>
    </dgm:pt>
    <dgm:pt modelId="{C6B39B02-26E8-4767-8A4E-FD33501C995E}" type="sibTrans" cxnId="{A2F5D399-D598-40D4-8E3F-70EE42497CCC}">
      <dgm:prSet/>
      <dgm:spPr/>
      <dgm:t>
        <a:bodyPr/>
        <a:lstStyle/>
        <a:p>
          <a:endParaRPr lang="zh-CN" altLang="en-US"/>
        </a:p>
      </dgm:t>
    </dgm:pt>
    <dgm:pt modelId="{FEC00A59-5CE7-46F9-98A5-BFD1FFDF3E17}">
      <dgm:prSet/>
      <dgm:spPr/>
      <dgm:t>
        <a:bodyPr/>
        <a:lstStyle/>
        <a:p>
          <a:pPr marR="0" algn="ctr" rtl="0"/>
          <a:r>
            <a:rPr lang="zh-CN" altLang="en-US" smtClean="0"/>
            <a:t>地址管理</a:t>
          </a:r>
        </a:p>
      </dgm:t>
    </dgm:pt>
    <dgm:pt modelId="{12CBAD0E-B3BB-4E77-925B-4A40B4DBA0F2}" type="parTrans" cxnId="{25B41661-3C68-4989-8EC1-0412C44F4811}">
      <dgm:prSet/>
      <dgm:spPr/>
      <dgm:t>
        <a:bodyPr/>
        <a:lstStyle/>
        <a:p>
          <a:endParaRPr lang="zh-CN" altLang="en-US"/>
        </a:p>
      </dgm:t>
    </dgm:pt>
    <dgm:pt modelId="{C2495863-AF1B-463B-9AD2-5A2B45743FF4}" type="sibTrans" cxnId="{25B41661-3C68-4989-8EC1-0412C44F4811}">
      <dgm:prSet/>
      <dgm:spPr/>
      <dgm:t>
        <a:bodyPr/>
        <a:lstStyle/>
        <a:p>
          <a:endParaRPr lang="zh-CN" altLang="en-US"/>
        </a:p>
      </dgm:t>
    </dgm:pt>
    <dgm:pt modelId="{31BE3D50-1F9F-42FF-95CB-64C3522252CB}">
      <dgm:prSet/>
      <dgm:spPr/>
      <dgm:t>
        <a:bodyPr/>
        <a:lstStyle/>
        <a:p>
          <a:pPr marR="0" algn="ctr" rtl="0"/>
          <a:r>
            <a:rPr lang="zh-CN" altLang="en-US" smtClean="0"/>
            <a:t>群组管理</a:t>
          </a:r>
        </a:p>
      </dgm:t>
    </dgm:pt>
    <dgm:pt modelId="{C373420E-AD37-4EDE-818B-43A52CCA4D15}" type="parTrans" cxnId="{A35DC0BC-30C9-4FB9-A418-07073A0480EF}">
      <dgm:prSet/>
      <dgm:spPr/>
      <dgm:t>
        <a:bodyPr/>
        <a:lstStyle/>
        <a:p>
          <a:endParaRPr lang="zh-CN" altLang="en-US"/>
        </a:p>
      </dgm:t>
    </dgm:pt>
    <dgm:pt modelId="{48F94072-AAD1-406D-A6EB-3E0429F45B32}" type="sibTrans" cxnId="{A35DC0BC-30C9-4FB9-A418-07073A0480EF}">
      <dgm:prSet/>
      <dgm:spPr/>
      <dgm:t>
        <a:bodyPr/>
        <a:lstStyle/>
        <a:p>
          <a:endParaRPr lang="zh-CN" altLang="en-US"/>
        </a:p>
      </dgm:t>
    </dgm:pt>
    <dgm:pt modelId="{C2D01E1A-00C4-4A0A-8B95-61835F7F87D5}">
      <dgm:prSet/>
      <dgm:spPr/>
      <dgm:t>
        <a:bodyPr/>
        <a:lstStyle/>
        <a:p>
          <a:pPr marR="0" algn="ctr" rtl="0"/>
          <a:r>
            <a:rPr lang="zh-CN" altLang="en-US" smtClean="0"/>
            <a:t>帖子类型管理</a:t>
          </a:r>
        </a:p>
      </dgm:t>
    </dgm:pt>
    <dgm:pt modelId="{F23FAB71-A447-4E63-B271-142B245DC1AB}" type="parTrans" cxnId="{2450AE76-652D-4D35-A0A9-91087D59871C}">
      <dgm:prSet/>
      <dgm:spPr/>
      <dgm:t>
        <a:bodyPr/>
        <a:lstStyle/>
        <a:p>
          <a:endParaRPr lang="zh-CN" altLang="en-US"/>
        </a:p>
      </dgm:t>
    </dgm:pt>
    <dgm:pt modelId="{CBE0A020-01F0-41EC-8E5A-40BEDA0D9CAF}" type="sibTrans" cxnId="{2450AE76-652D-4D35-A0A9-91087D59871C}">
      <dgm:prSet/>
      <dgm:spPr/>
      <dgm:t>
        <a:bodyPr/>
        <a:lstStyle/>
        <a:p>
          <a:endParaRPr lang="zh-CN" altLang="en-US"/>
        </a:p>
      </dgm:t>
    </dgm:pt>
    <dgm:pt modelId="{4A3E1E29-7686-49B7-9401-A6FA0338803D}">
      <dgm:prSet/>
      <dgm:spPr/>
      <dgm:t>
        <a:bodyPr/>
        <a:lstStyle/>
        <a:p>
          <a:pPr marR="0" algn="ctr" rtl="0"/>
          <a:r>
            <a:rPr lang="zh-CN" altLang="en-US" smtClean="0"/>
            <a:t>帖子管理</a:t>
          </a:r>
        </a:p>
      </dgm:t>
    </dgm:pt>
    <dgm:pt modelId="{6AE48E50-C86A-40BA-9768-9D1C13F9888E}" type="parTrans" cxnId="{DE42A883-EC9D-481C-9AED-70D7D575E536}">
      <dgm:prSet/>
      <dgm:spPr/>
      <dgm:t>
        <a:bodyPr/>
        <a:lstStyle/>
        <a:p>
          <a:endParaRPr lang="zh-CN" altLang="en-US"/>
        </a:p>
      </dgm:t>
    </dgm:pt>
    <dgm:pt modelId="{6E98A1AB-B4F4-43A0-9F8F-D4E194A9A1E8}" type="sibTrans" cxnId="{DE42A883-EC9D-481C-9AED-70D7D575E536}">
      <dgm:prSet/>
      <dgm:spPr/>
      <dgm:t>
        <a:bodyPr/>
        <a:lstStyle/>
        <a:p>
          <a:endParaRPr lang="zh-CN" altLang="en-US"/>
        </a:p>
      </dgm:t>
    </dgm:pt>
    <dgm:pt modelId="{0CF66384-3D7F-46D3-B561-EC1BD4EF3A94}">
      <dgm:prSet/>
      <dgm:spPr/>
      <dgm:t>
        <a:bodyPr/>
        <a:lstStyle/>
        <a:p>
          <a:pPr marR="0" algn="ctr" rtl="0"/>
          <a:r>
            <a:rPr lang="zh-CN" altLang="en-US" smtClean="0"/>
            <a:t>首页</a:t>
          </a:r>
        </a:p>
      </dgm:t>
    </dgm:pt>
    <dgm:pt modelId="{C99FB395-1349-40CE-A2A2-C8155001AA90}" type="parTrans" cxnId="{8DCDEB97-0359-4BD9-B587-833467A85076}">
      <dgm:prSet/>
      <dgm:spPr/>
      <dgm:t>
        <a:bodyPr/>
        <a:lstStyle/>
        <a:p>
          <a:endParaRPr lang="zh-CN" altLang="en-US"/>
        </a:p>
      </dgm:t>
    </dgm:pt>
    <dgm:pt modelId="{6992918E-3FA1-49D9-A53D-3457EE6A80B2}" type="sibTrans" cxnId="{8DCDEB97-0359-4BD9-B587-833467A85076}">
      <dgm:prSet/>
      <dgm:spPr/>
      <dgm:t>
        <a:bodyPr/>
        <a:lstStyle/>
        <a:p>
          <a:endParaRPr lang="zh-CN" altLang="en-US"/>
        </a:p>
      </dgm:t>
    </dgm:pt>
    <dgm:pt modelId="{34AAFC89-A6C6-4459-BAD4-58CDE5EEB7C3}">
      <dgm:prSet/>
      <dgm:spPr/>
      <dgm:t>
        <a:bodyPr/>
        <a:lstStyle/>
        <a:p>
          <a:pPr marR="0" algn="ctr" rtl="0"/>
          <a:r>
            <a:rPr lang="zh-CN" altLang="en-US" smtClean="0"/>
            <a:t>全部群组</a:t>
          </a:r>
        </a:p>
      </dgm:t>
    </dgm:pt>
    <dgm:pt modelId="{F4EB182E-70D1-4DBA-BEDE-941B0184E523}" type="parTrans" cxnId="{D57B0359-A566-4B65-846C-155CFCAA5354}">
      <dgm:prSet/>
      <dgm:spPr/>
      <dgm:t>
        <a:bodyPr/>
        <a:lstStyle/>
        <a:p>
          <a:endParaRPr lang="zh-CN" altLang="en-US"/>
        </a:p>
      </dgm:t>
    </dgm:pt>
    <dgm:pt modelId="{D340EDAC-81D4-4575-8EB3-B06F6AE8737F}" type="sibTrans" cxnId="{D57B0359-A566-4B65-846C-155CFCAA5354}">
      <dgm:prSet/>
      <dgm:spPr/>
      <dgm:t>
        <a:bodyPr/>
        <a:lstStyle/>
        <a:p>
          <a:endParaRPr lang="zh-CN" altLang="en-US"/>
        </a:p>
      </dgm:t>
    </dgm:pt>
    <dgm:pt modelId="{86858CC5-21E2-43E5-A2A8-1322C85F26A4}">
      <dgm:prSet/>
      <dgm:spPr/>
      <dgm:t>
        <a:bodyPr/>
        <a:lstStyle/>
        <a:p>
          <a:pPr marR="0" algn="ctr" rtl="0"/>
          <a:r>
            <a:rPr lang="zh-CN" altLang="en-US" smtClean="0"/>
            <a:t>群组详情页</a:t>
          </a:r>
        </a:p>
      </dgm:t>
    </dgm:pt>
    <dgm:pt modelId="{8775C017-0B98-4A8E-BB96-067D5C4B4A3A}" type="parTrans" cxnId="{E7FEFAC2-F514-4D40-B959-4981C115B3A7}">
      <dgm:prSet/>
      <dgm:spPr/>
      <dgm:t>
        <a:bodyPr/>
        <a:lstStyle/>
        <a:p>
          <a:endParaRPr lang="zh-CN" altLang="en-US"/>
        </a:p>
      </dgm:t>
    </dgm:pt>
    <dgm:pt modelId="{8E7D9056-BD22-415F-B92B-F3742E02016C}" type="sibTrans" cxnId="{E7FEFAC2-F514-4D40-B959-4981C115B3A7}">
      <dgm:prSet/>
      <dgm:spPr/>
      <dgm:t>
        <a:bodyPr/>
        <a:lstStyle/>
        <a:p>
          <a:endParaRPr lang="zh-CN" altLang="en-US"/>
        </a:p>
      </dgm:t>
    </dgm:pt>
    <dgm:pt modelId="{B0A4F5ED-7E9C-4D55-976B-9B441728858A}">
      <dgm:prSet/>
      <dgm:spPr/>
      <dgm:t>
        <a:bodyPr/>
        <a:lstStyle/>
        <a:p>
          <a:pPr marR="0" algn="ctr" rtl="0"/>
          <a:r>
            <a:rPr lang="zh-CN" altLang="en-US" smtClean="0"/>
            <a:t>帖子详情页</a:t>
          </a:r>
        </a:p>
      </dgm:t>
    </dgm:pt>
    <dgm:pt modelId="{01948B86-E4CC-45D8-8219-46EDAB73D6FE}" type="parTrans" cxnId="{AEDE84EE-2CFC-4C67-94A9-5C3DD658FB64}">
      <dgm:prSet/>
      <dgm:spPr/>
      <dgm:t>
        <a:bodyPr/>
        <a:lstStyle/>
        <a:p>
          <a:endParaRPr lang="zh-CN" altLang="en-US"/>
        </a:p>
      </dgm:t>
    </dgm:pt>
    <dgm:pt modelId="{19FEFADA-5F2A-473B-84B2-CC6179B72C14}" type="sibTrans" cxnId="{AEDE84EE-2CFC-4C67-94A9-5C3DD658FB64}">
      <dgm:prSet/>
      <dgm:spPr/>
      <dgm:t>
        <a:bodyPr/>
        <a:lstStyle/>
        <a:p>
          <a:endParaRPr lang="zh-CN" altLang="en-US"/>
        </a:p>
      </dgm:t>
    </dgm:pt>
    <dgm:pt modelId="{2446F5C4-E99C-4B3C-8B5F-9637EFAA54D4}">
      <dgm:prSet/>
      <dgm:spPr/>
      <dgm:t>
        <a:bodyPr/>
        <a:lstStyle/>
        <a:p>
          <a:pPr marR="0" algn="ctr" rtl="0"/>
          <a:r>
            <a:rPr lang="zh-CN" altLang="en-US" smtClean="0"/>
            <a:t>注册</a:t>
          </a:r>
        </a:p>
      </dgm:t>
    </dgm:pt>
    <dgm:pt modelId="{64251CFA-43AC-4BAA-AAAB-13881C192727}" type="parTrans" cxnId="{7688C243-7341-4AB5-8C5B-56417057F9AE}">
      <dgm:prSet/>
      <dgm:spPr/>
      <dgm:t>
        <a:bodyPr/>
        <a:lstStyle/>
        <a:p>
          <a:endParaRPr lang="zh-CN" altLang="en-US"/>
        </a:p>
      </dgm:t>
    </dgm:pt>
    <dgm:pt modelId="{8E1E201D-0917-408C-B496-8CA19D7DFAA7}" type="sibTrans" cxnId="{7688C243-7341-4AB5-8C5B-56417057F9AE}">
      <dgm:prSet/>
      <dgm:spPr/>
      <dgm:t>
        <a:bodyPr/>
        <a:lstStyle/>
        <a:p>
          <a:endParaRPr lang="zh-CN" altLang="en-US"/>
        </a:p>
      </dgm:t>
    </dgm:pt>
    <dgm:pt modelId="{D935C816-5303-4BC6-AC34-83C0F011332F}">
      <dgm:prSet/>
      <dgm:spPr/>
      <dgm:t>
        <a:bodyPr/>
        <a:lstStyle/>
        <a:p>
          <a:pPr marR="0" algn="ctr" rtl="0"/>
          <a:r>
            <a:rPr lang="zh-CN" altLang="en-US" smtClean="0"/>
            <a:t>登录</a:t>
          </a:r>
        </a:p>
      </dgm:t>
    </dgm:pt>
    <dgm:pt modelId="{73DCD3B5-B288-4A73-A0D9-265EB34B8607}" type="parTrans" cxnId="{73647523-836F-4A65-B72B-3147151548CC}">
      <dgm:prSet/>
      <dgm:spPr/>
      <dgm:t>
        <a:bodyPr/>
        <a:lstStyle/>
        <a:p>
          <a:endParaRPr lang="zh-CN" altLang="en-US"/>
        </a:p>
      </dgm:t>
    </dgm:pt>
    <dgm:pt modelId="{044AFE99-AAEF-4C98-B5FD-950C83DF1088}" type="sibTrans" cxnId="{73647523-836F-4A65-B72B-3147151548CC}">
      <dgm:prSet/>
      <dgm:spPr/>
      <dgm:t>
        <a:bodyPr/>
        <a:lstStyle/>
        <a:p>
          <a:endParaRPr lang="zh-CN" altLang="en-US"/>
        </a:p>
      </dgm:t>
    </dgm:pt>
    <dgm:pt modelId="{0B835C80-B51E-45F5-92F5-DF2D85761FDD}">
      <dgm:prSet/>
      <dgm:spPr/>
      <dgm:t>
        <a:bodyPr/>
        <a:lstStyle/>
        <a:p>
          <a:pPr marR="0" algn="ctr" rtl="0"/>
          <a:r>
            <a:rPr lang="zh-CN" altLang="en-US" smtClean="0"/>
            <a:t>个人中心</a:t>
          </a:r>
        </a:p>
      </dgm:t>
    </dgm:pt>
    <dgm:pt modelId="{C6B3DD10-0483-439E-86C4-BD3E1744BBCD}" type="parTrans" cxnId="{5614FCF3-57AE-4BA7-8540-EB279D26934F}">
      <dgm:prSet/>
      <dgm:spPr/>
      <dgm:t>
        <a:bodyPr/>
        <a:lstStyle/>
        <a:p>
          <a:endParaRPr lang="zh-CN" altLang="en-US"/>
        </a:p>
      </dgm:t>
    </dgm:pt>
    <dgm:pt modelId="{AC3C0D33-25E4-4309-9387-51CE17672261}" type="sibTrans" cxnId="{5614FCF3-57AE-4BA7-8540-EB279D26934F}">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D503D5DF-CA6B-4F6B-BD90-EE68A6CE5063}" type="pres">
      <dgm:prSet presAssocID="{85A7FE50-86C7-4935-9533-295EA24A09D5}" presName="vertOne" presStyleCnt="0"/>
      <dgm:spPr/>
    </dgm:pt>
    <dgm:pt modelId="{642F3F22-2354-4D41-B6FC-3E6489A2CE3C}" type="pres">
      <dgm:prSet presAssocID="{85A7FE50-86C7-4935-9533-295EA24A09D5}" presName="txOne" presStyleLbl="node0" presStyleIdx="0" presStyleCnt="1">
        <dgm:presLayoutVars>
          <dgm:chPref val="3"/>
        </dgm:presLayoutVars>
      </dgm:prSet>
      <dgm:spPr/>
    </dgm:pt>
    <dgm:pt modelId="{1C9C5108-A091-4C91-94E0-269898B00B29}" type="pres">
      <dgm:prSet presAssocID="{85A7FE50-86C7-4935-9533-295EA24A09D5}" presName="parTransOne" presStyleCnt="0"/>
      <dgm:spPr/>
    </dgm:pt>
    <dgm:pt modelId="{B7DB1D2F-5B1B-4F02-9EBA-A50066CE88EE}" type="pres">
      <dgm:prSet presAssocID="{85A7FE50-86C7-4935-9533-295EA24A09D5}" presName="horzOne" presStyleCnt="0"/>
      <dgm:spPr/>
    </dgm:pt>
    <dgm:pt modelId="{665198DA-AA72-4CFE-9B3E-7CC945130117}" type="pres">
      <dgm:prSet presAssocID="{94EE48F9-EFFC-4089-84C0-EFE73CABA94B}" presName="vertTwo" presStyleCnt="0"/>
      <dgm:spPr/>
    </dgm:pt>
    <dgm:pt modelId="{3CFCC082-4DAB-441E-B146-DE15B027D003}" type="pres">
      <dgm:prSet presAssocID="{94EE48F9-EFFC-4089-84C0-EFE73CABA94B}" presName="txTwo" presStyleLbl="node2" presStyleIdx="0" presStyleCnt="2">
        <dgm:presLayoutVars>
          <dgm:chPref val="3"/>
        </dgm:presLayoutVars>
      </dgm:prSet>
      <dgm:spPr/>
    </dgm:pt>
    <dgm:pt modelId="{57193B09-AC74-4B7F-B0FC-BAD0B3C6D665}" type="pres">
      <dgm:prSet presAssocID="{94EE48F9-EFFC-4089-84C0-EFE73CABA94B}" presName="parTransTwo" presStyleCnt="0"/>
      <dgm:spPr/>
    </dgm:pt>
    <dgm:pt modelId="{DE45DD0A-9E5C-4004-B4EC-4CFB1BA4B487}" type="pres">
      <dgm:prSet presAssocID="{94EE48F9-EFFC-4089-84C0-EFE73CABA94B}" presName="horzTwo" presStyleCnt="0"/>
      <dgm:spPr/>
    </dgm:pt>
    <dgm:pt modelId="{EE350D4B-35A5-4DAD-A37D-1D1FE9A51D9B}" type="pres">
      <dgm:prSet presAssocID="{F583BDA0-D6A1-4DF4-8F10-CBD4CF672CD7}" presName="vertThree" presStyleCnt="0"/>
      <dgm:spPr/>
    </dgm:pt>
    <dgm:pt modelId="{DED11B0D-B258-4089-93AE-D088311DD549}" type="pres">
      <dgm:prSet presAssocID="{F583BDA0-D6A1-4DF4-8F10-CBD4CF672CD7}" presName="txThree" presStyleLbl="node3" presStyleIdx="0" presStyleCnt="13">
        <dgm:presLayoutVars>
          <dgm:chPref val="3"/>
        </dgm:presLayoutVars>
      </dgm:prSet>
      <dgm:spPr/>
    </dgm:pt>
    <dgm:pt modelId="{19F69981-FBB6-4A49-B926-A578CCF287EC}" type="pres">
      <dgm:prSet presAssocID="{F583BDA0-D6A1-4DF4-8F10-CBD4CF672CD7}" presName="horzThree" presStyleCnt="0"/>
      <dgm:spPr/>
    </dgm:pt>
    <dgm:pt modelId="{E6C067A5-69C1-4887-B62A-4DA590C749BB}" type="pres">
      <dgm:prSet presAssocID="{0E50F7F2-AF1D-4212-9276-57EFCEFFE44F}" presName="sibSpaceThree" presStyleCnt="0"/>
      <dgm:spPr/>
    </dgm:pt>
    <dgm:pt modelId="{2E1AF126-F699-44CF-869E-8721C9F8F55F}" type="pres">
      <dgm:prSet presAssocID="{F998F93F-B6D1-42EA-951B-6F038AD04177}" presName="vertThree" presStyleCnt="0"/>
      <dgm:spPr/>
    </dgm:pt>
    <dgm:pt modelId="{749D3E26-8F8F-4472-AC70-902B11713B8B}" type="pres">
      <dgm:prSet presAssocID="{F998F93F-B6D1-42EA-951B-6F038AD04177}" presName="txThree" presStyleLbl="node3" presStyleIdx="1" presStyleCnt="13">
        <dgm:presLayoutVars>
          <dgm:chPref val="3"/>
        </dgm:presLayoutVars>
      </dgm:prSet>
      <dgm:spPr/>
    </dgm:pt>
    <dgm:pt modelId="{85EC8FA7-AD28-4DFB-8BFC-E2D7530BB78C}" type="pres">
      <dgm:prSet presAssocID="{F998F93F-B6D1-42EA-951B-6F038AD04177}" presName="horzThree" presStyleCnt="0"/>
      <dgm:spPr/>
    </dgm:pt>
    <dgm:pt modelId="{FFEB5387-6688-493A-AC56-7EDCB4E2DBB0}" type="pres">
      <dgm:prSet presAssocID="{C6B39B02-26E8-4767-8A4E-FD33501C995E}" presName="sibSpaceThree" presStyleCnt="0"/>
      <dgm:spPr/>
    </dgm:pt>
    <dgm:pt modelId="{105FD3A1-8C92-4277-BFCB-5E24C7738F84}" type="pres">
      <dgm:prSet presAssocID="{FEC00A59-5CE7-46F9-98A5-BFD1FFDF3E17}" presName="vertThree" presStyleCnt="0"/>
      <dgm:spPr/>
    </dgm:pt>
    <dgm:pt modelId="{10E18EE1-ED8C-4312-B11A-B1A68CC0E78D}" type="pres">
      <dgm:prSet presAssocID="{FEC00A59-5CE7-46F9-98A5-BFD1FFDF3E17}" presName="txThree" presStyleLbl="node3" presStyleIdx="2" presStyleCnt="13">
        <dgm:presLayoutVars>
          <dgm:chPref val="3"/>
        </dgm:presLayoutVars>
      </dgm:prSet>
      <dgm:spPr/>
    </dgm:pt>
    <dgm:pt modelId="{1EE94998-44B6-419E-97E1-B68C9A91DF70}" type="pres">
      <dgm:prSet presAssocID="{FEC00A59-5CE7-46F9-98A5-BFD1FFDF3E17}" presName="horzThree" presStyleCnt="0"/>
      <dgm:spPr/>
    </dgm:pt>
    <dgm:pt modelId="{8E96E5D4-6857-44B0-8BF7-45FA1193E496}" type="pres">
      <dgm:prSet presAssocID="{C2495863-AF1B-463B-9AD2-5A2B45743FF4}" presName="sibSpaceThree" presStyleCnt="0"/>
      <dgm:spPr/>
    </dgm:pt>
    <dgm:pt modelId="{B56C7CE6-555E-40D6-B4C5-1AC336CA8424}" type="pres">
      <dgm:prSet presAssocID="{31BE3D50-1F9F-42FF-95CB-64C3522252CB}" presName="vertThree" presStyleCnt="0"/>
      <dgm:spPr/>
    </dgm:pt>
    <dgm:pt modelId="{D6827718-E5E6-4EF7-8E3A-6192A6229860}" type="pres">
      <dgm:prSet presAssocID="{31BE3D50-1F9F-42FF-95CB-64C3522252CB}" presName="txThree" presStyleLbl="node3" presStyleIdx="3" presStyleCnt="13">
        <dgm:presLayoutVars>
          <dgm:chPref val="3"/>
        </dgm:presLayoutVars>
      </dgm:prSet>
      <dgm:spPr/>
    </dgm:pt>
    <dgm:pt modelId="{2408DD45-2128-44FA-96E2-73DC9BEE6997}" type="pres">
      <dgm:prSet presAssocID="{31BE3D50-1F9F-42FF-95CB-64C3522252CB}" presName="horzThree" presStyleCnt="0"/>
      <dgm:spPr/>
    </dgm:pt>
    <dgm:pt modelId="{91DA2D6E-ACF3-4771-A4AA-29DDD533BBB1}" type="pres">
      <dgm:prSet presAssocID="{48F94072-AAD1-406D-A6EB-3E0429F45B32}" presName="sibSpaceThree" presStyleCnt="0"/>
      <dgm:spPr/>
    </dgm:pt>
    <dgm:pt modelId="{B8541DAD-FF47-4BED-84CE-50B3CC8D0E2D}" type="pres">
      <dgm:prSet presAssocID="{C2D01E1A-00C4-4A0A-8B95-61835F7F87D5}" presName="vertThree" presStyleCnt="0"/>
      <dgm:spPr/>
    </dgm:pt>
    <dgm:pt modelId="{019F8E2A-AA56-4AB1-9E4C-D4B6EDF3728A}" type="pres">
      <dgm:prSet presAssocID="{C2D01E1A-00C4-4A0A-8B95-61835F7F87D5}" presName="txThree" presStyleLbl="node3" presStyleIdx="4" presStyleCnt="13">
        <dgm:presLayoutVars>
          <dgm:chPref val="3"/>
        </dgm:presLayoutVars>
      </dgm:prSet>
      <dgm:spPr/>
    </dgm:pt>
    <dgm:pt modelId="{665101F3-3259-48C4-9438-D28172FE4C05}" type="pres">
      <dgm:prSet presAssocID="{C2D01E1A-00C4-4A0A-8B95-61835F7F87D5}" presName="horzThree" presStyleCnt="0"/>
      <dgm:spPr/>
    </dgm:pt>
    <dgm:pt modelId="{0AA168B8-524F-47D5-9F0B-FA78BF088989}" type="pres">
      <dgm:prSet presAssocID="{CBE0A020-01F0-41EC-8E5A-40BEDA0D9CAF}" presName="sibSpaceThree" presStyleCnt="0"/>
      <dgm:spPr/>
    </dgm:pt>
    <dgm:pt modelId="{7C1C0DBB-700F-4993-AFE0-31052928D5C6}" type="pres">
      <dgm:prSet presAssocID="{4A3E1E29-7686-49B7-9401-A6FA0338803D}" presName="vertThree" presStyleCnt="0"/>
      <dgm:spPr/>
    </dgm:pt>
    <dgm:pt modelId="{8ED5E31D-8483-452E-B256-BD916FCC72A3}" type="pres">
      <dgm:prSet presAssocID="{4A3E1E29-7686-49B7-9401-A6FA0338803D}" presName="txThree" presStyleLbl="node3" presStyleIdx="5" presStyleCnt="13">
        <dgm:presLayoutVars>
          <dgm:chPref val="3"/>
        </dgm:presLayoutVars>
      </dgm:prSet>
      <dgm:spPr/>
    </dgm:pt>
    <dgm:pt modelId="{5F802C31-1DBC-4727-94CC-2EF400CDD179}" type="pres">
      <dgm:prSet presAssocID="{4A3E1E29-7686-49B7-9401-A6FA0338803D}" presName="horzThree" presStyleCnt="0"/>
      <dgm:spPr/>
    </dgm:pt>
    <dgm:pt modelId="{F5F48B4F-96B8-40F8-AD3A-675B3FF9833A}" type="pres">
      <dgm:prSet presAssocID="{76E33084-DA12-4A66-A246-297F5BFDFAC3}" presName="sibSpaceTwo" presStyleCnt="0"/>
      <dgm:spPr/>
    </dgm:pt>
    <dgm:pt modelId="{FAEAAD65-A940-4729-A7D9-9935B06A56BF}" type="pres">
      <dgm:prSet presAssocID="{8E8232A7-DC5B-4697-8909-FBD73175B557}" presName="vertTwo" presStyleCnt="0"/>
      <dgm:spPr/>
    </dgm:pt>
    <dgm:pt modelId="{167D2B12-EC11-4EE4-ADDF-413CBF68BB06}" type="pres">
      <dgm:prSet presAssocID="{8E8232A7-DC5B-4697-8909-FBD73175B557}" presName="txTwo" presStyleLbl="node2" presStyleIdx="1" presStyleCnt="2">
        <dgm:presLayoutVars>
          <dgm:chPref val="3"/>
        </dgm:presLayoutVars>
      </dgm:prSet>
      <dgm:spPr/>
    </dgm:pt>
    <dgm:pt modelId="{7CDE15A7-B0FD-4C36-BF20-0D3CB192860D}" type="pres">
      <dgm:prSet presAssocID="{8E8232A7-DC5B-4697-8909-FBD73175B557}" presName="parTransTwo" presStyleCnt="0"/>
      <dgm:spPr/>
    </dgm:pt>
    <dgm:pt modelId="{D89552B2-AC18-4567-8B3F-813251C3D7B5}" type="pres">
      <dgm:prSet presAssocID="{8E8232A7-DC5B-4697-8909-FBD73175B557}" presName="horzTwo" presStyleCnt="0"/>
      <dgm:spPr/>
    </dgm:pt>
    <dgm:pt modelId="{015A1C66-BC19-449F-9D79-C391EF6BD282}" type="pres">
      <dgm:prSet presAssocID="{0CF66384-3D7F-46D3-B561-EC1BD4EF3A94}" presName="vertThree" presStyleCnt="0"/>
      <dgm:spPr/>
    </dgm:pt>
    <dgm:pt modelId="{AD038241-677E-4C65-94DC-894E0D2D4D2F}" type="pres">
      <dgm:prSet presAssocID="{0CF66384-3D7F-46D3-B561-EC1BD4EF3A94}" presName="txThree" presStyleLbl="node3" presStyleIdx="6" presStyleCnt="13">
        <dgm:presLayoutVars>
          <dgm:chPref val="3"/>
        </dgm:presLayoutVars>
      </dgm:prSet>
      <dgm:spPr/>
    </dgm:pt>
    <dgm:pt modelId="{21982B38-088A-4752-AD3F-226239F3DE96}" type="pres">
      <dgm:prSet presAssocID="{0CF66384-3D7F-46D3-B561-EC1BD4EF3A94}" presName="horzThree" presStyleCnt="0"/>
      <dgm:spPr/>
    </dgm:pt>
    <dgm:pt modelId="{D3D962EC-B9C5-475F-B8C8-B37FAB94AA7A}" type="pres">
      <dgm:prSet presAssocID="{6992918E-3FA1-49D9-A53D-3457EE6A80B2}" presName="sibSpaceThree" presStyleCnt="0"/>
      <dgm:spPr/>
    </dgm:pt>
    <dgm:pt modelId="{32411BAA-BDCB-4A14-98AC-E4CA65729936}" type="pres">
      <dgm:prSet presAssocID="{34AAFC89-A6C6-4459-BAD4-58CDE5EEB7C3}" presName="vertThree" presStyleCnt="0"/>
      <dgm:spPr/>
    </dgm:pt>
    <dgm:pt modelId="{6E00A526-A3CE-4542-939C-D27F24EDEFB1}" type="pres">
      <dgm:prSet presAssocID="{34AAFC89-A6C6-4459-BAD4-58CDE5EEB7C3}" presName="txThree" presStyleLbl="node3" presStyleIdx="7" presStyleCnt="13">
        <dgm:presLayoutVars>
          <dgm:chPref val="3"/>
        </dgm:presLayoutVars>
      </dgm:prSet>
      <dgm:spPr/>
    </dgm:pt>
    <dgm:pt modelId="{A0B09F76-7AAA-4913-85E8-D27DD723911D}" type="pres">
      <dgm:prSet presAssocID="{34AAFC89-A6C6-4459-BAD4-58CDE5EEB7C3}" presName="horzThree" presStyleCnt="0"/>
      <dgm:spPr/>
    </dgm:pt>
    <dgm:pt modelId="{B28FC989-0CB0-4BD3-806E-E05FBAE23560}" type="pres">
      <dgm:prSet presAssocID="{D340EDAC-81D4-4575-8EB3-B06F6AE8737F}" presName="sibSpaceThree" presStyleCnt="0"/>
      <dgm:spPr/>
    </dgm:pt>
    <dgm:pt modelId="{EAA0538B-CB73-4878-8552-B8FBAD7925D8}" type="pres">
      <dgm:prSet presAssocID="{86858CC5-21E2-43E5-A2A8-1322C85F26A4}" presName="vertThree" presStyleCnt="0"/>
      <dgm:spPr/>
    </dgm:pt>
    <dgm:pt modelId="{CFD48A74-7C08-42E6-90FE-1996AAB32CB3}" type="pres">
      <dgm:prSet presAssocID="{86858CC5-21E2-43E5-A2A8-1322C85F26A4}" presName="txThree" presStyleLbl="node3" presStyleIdx="8" presStyleCnt="13">
        <dgm:presLayoutVars>
          <dgm:chPref val="3"/>
        </dgm:presLayoutVars>
      </dgm:prSet>
      <dgm:spPr/>
    </dgm:pt>
    <dgm:pt modelId="{9A777953-2A35-4ED4-93E1-11F06BBCB2A1}" type="pres">
      <dgm:prSet presAssocID="{86858CC5-21E2-43E5-A2A8-1322C85F26A4}" presName="horzThree" presStyleCnt="0"/>
      <dgm:spPr/>
    </dgm:pt>
    <dgm:pt modelId="{724326D2-DACF-4A08-8D21-E35EDC2CE6FC}" type="pres">
      <dgm:prSet presAssocID="{8E7D9056-BD22-415F-B92B-F3742E02016C}" presName="sibSpaceThree" presStyleCnt="0"/>
      <dgm:spPr/>
    </dgm:pt>
    <dgm:pt modelId="{A2174FDB-20D7-4DB6-8ED4-4287D60A0222}" type="pres">
      <dgm:prSet presAssocID="{B0A4F5ED-7E9C-4D55-976B-9B441728858A}" presName="vertThree" presStyleCnt="0"/>
      <dgm:spPr/>
    </dgm:pt>
    <dgm:pt modelId="{2FABBC66-392D-4436-9F95-E8AF04B48559}" type="pres">
      <dgm:prSet presAssocID="{B0A4F5ED-7E9C-4D55-976B-9B441728858A}" presName="txThree" presStyleLbl="node3" presStyleIdx="9" presStyleCnt="13">
        <dgm:presLayoutVars>
          <dgm:chPref val="3"/>
        </dgm:presLayoutVars>
      </dgm:prSet>
      <dgm:spPr/>
    </dgm:pt>
    <dgm:pt modelId="{54E210DB-D8FD-445A-94A6-1765E44269A9}" type="pres">
      <dgm:prSet presAssocID="{B0A4F5ED-7E9C-4D55-976B-9B441728858A}" presName="horzThree" presStyleCnt="0"/>
      <dgm:spPr/>
    </dgm:pt>
    <dgm:pt modelId="{8B2A2D18-6FED-4465-8E0C-4DFCE4D113D8}" type="pres">
      <dgm:prSet presAssocID="{19FEFADA-5F2A-473B-84B2-CC6179B72C14}" presName="sibSpaceThree" presStyleCnt="0"/>
      <dgm:spPr/>
    </dgm:pt>
    <dgm:pt modelId="{677FCBCF-C21A-417E-BAC7-12E157188A61}" type="pres">
      <dgm:prSet presAssocID="{2446F5C4-E99C-4B3C-8B5F-9637EFAA54D4}" presName="vertThree" presStyleCnt="0"/>
      <dgm:spPr/>
    </dgm:pt>
    <dgm:pt modelId="{24657C1B-A316-4E1F-9680-0280AA85E98F}" type="pres">
      <dgm:prSet presAssocID="{2446F5C4-E99C-4B3C-8B5F-9637EFAA54D4}" presName="txThree" presStyleLbl="node3" presStyleIdx="10" presStyleCnt="13">
        <dgm:presLayoutVars>
          <dgm:chPref val="3"/>
        </dgm:presLayoutVars>
      </dgm:prSet>
      <dgm:spPr/>
    </dgm:pt>
    <dgm:pt modelId="{56B642FA-686A-4D21-A715-D0F4805AAB93}" type="pres">
      <dgm:prSet presAssocID="{2446F5C4-E99C-4B3C-8B5F-9637EFAA54D4}" presName="horzThree" presStyleCnt="0"/>
      <dgm:spPr/>
    </dgm:pt>
    <dgm:pt modelId="{4BB00F44-39C9-482E-B958-D0B87EFB96E9}" type="pres">
      <dgm:prSet presAssocID="{8E1E201D-0917-408C-B496-8CA19D7DFAA7}" presName="sibSpaceThree" presStyleCnt="0"/>
      <dgm:spPr/>
    </dgm:pt>
    <dgm:pt modelId="{3DD131A0-2F70-4BB7-99E4-9B4F9AB3A334}" type="pres">
      <dgm:prSet presAssocID="{D935C816-5303-4BC6-AC34-83C0F011332F}" presName="vertThree" presStyleCnt="0"/>
      <dgm:spPr/>
    </dgm:pt>
    <dgm:pt modelId="{B050E1A5-BB12-494E-BA5A-12C1C7707A2F}" type="pres">
      <dgm:prSet presAssocID="{D935C816-5303-4BC6-AC34-83C0F011332F}" presName="txThree" presStyleLbl="node3" presStyleIdx="11" presStyleCnt="13">
        <dgm:presLayoutVars>
          <dgm:chPref val="3"/>
        </dgm:presLayoutVars>
      </dgm:prSet>
      <dgm:spPr/>
    </dgm:pt>
    <dgm:pt modelId="{D0ECCF67-E548-4545-AFAC-73B7A55B6F2A}" type="pres">
      <dgm:prSet presAssocID="{D935C816-5303-4BC6-AC34-83C0F011332F}" presName="horzThree" presStyleCnt="0"/>
      <dgm:spPr/>
    </dgm:pt>
    <dgm:pt modelId="{6F5AB883-0207-48FC-A5AC-C1B039163F02}" type="pres">
      <dgm:prSet presAssocID="{044AFE99-AAEF-4C98-B5FD-950C83DF1088}" presName="sibSpaceThree" presStyleCnt="0"/>
      <dgm:spPr/>
    </dgm:pt>
    <dgm:pt modelId="{66A90788-3063-499C-96C5-DC7799F6C08E}" type="pres">
      <dgm:prSet presAssocID="{0B835C80-B51E-45F5-92F5-DF2D85761FDD}" presName="vertThree" presStyleCnt="0"/>
      <dgm:spPr/>
    </dgm:pt>
    <dgm:pt modelId="{F3C1B932-3B0A-4F10-987D-B0A592B90ECD}" type="pres">
      <dgm:prSet presAssocID="{0B835C80-B51E-45F5-92F5-DF2D85761FDD}" presName="txThree" presStyleLbl="node3" presStyleIdx="12" presStyleCnt="13">
        <dgm:presLayoutVars>
          <dgm:chPref val="3"/>
        </dgm:presLayoutVars>
      </dgm:prSet>
      <dgm:spPr/>
    </dgm:pt>
    <dgm:pt modelId="{31A9F70E-0D1F-4122-ADE0-C0D2331EE700}" type="pres">
      <dgm:prSet presAssocID="{0B835C80-B51E-45F5-92F5-DF2D85761FDD}" presName="horzThree" presStyleCnt="0"/>
      <dgm:spPr/>
    </dgm:pt>
  </dgm:ptLst>
  <dgm:cxnLst>
    <dgm:cxn modelId="{0A878BBA-A09C-4C47-BDAD-F65D52289457}" type="presOf" srcId="{FEC00A59-5CE7-46F9-98A5-BFD1FFDF3E17}" destId="{10E18EE1-ED8C-4312-B11A-B1A68CC0E78D}" srcOrd="0" destOrd="0" presId="urn:microsoft.com/office/officeart/2005/8/layout/hierarchy4"/>
    <dgm:cxn modelId="{2450AE76-652D-4D35-A0A9-91087D59871C}" srcId="{94EE48F9-EFFC-4089-84C0-EFE73CABA94B}" destId="{C2D01E1A-00C4-4A0A-8B95-61835F7F87D5}" srcOrd="4" destOrd="0" parTransId="{F23FAB71-A447-4E63-B271-142B245DC1AB}" sibTransId="{CBE0A020-01F0-41EC-8E5A-40BEDA0D9CAF}"/>
    <dgm:cxn modelId="{EBB8427D-AE2C-4AFF-BC3C-C1080C8393CB}" type="presOf" srcId="{94EE48F9-EFFC-4089-84C0-EFE73CABA94B}" destId="{3CFCC082-4DAB-441E-B146-DE15B027D003}" srcOrd="0" destOrd="0" presId="urn:microsoft.com/office/officeart/2005/8/layout/hierarchy4"/>
    <dgm:cxn modelId="{70E65136-2D9B-425C-A0F4-DC7B69E966E0}" type="presOf" srcId="{B0A4F5ED-7E9C-4D55-976B-9B441728858A}" destId="{2FABBC66-392D-4436-9F95-E8AF04B48559}" srcOrd="0" destOrd="0" presId="urn:microsoft.com/office/officeart/2005/8/layout/hierarchy4"/>
    <dgm:cxn modelId="{DD8B145B-E7B7-48DA-A16E-145CBBA3E636}" srcId="{FB6E76F2-58B4-46E4-BE24-A39E54919FB8}" destId="{85A7FE50-86C7-4935-9533-295EA24A09D5}" srcOrd="0" destOrd="0" parTransId="{D7F9C6B0-7BD3-4078-A4C6-5FCE69DAA2BF}" sibTransId="{04070194-42AC-4701-A728-BFEFBFED70B2}"/>
    <dgm:cxn modelId="{73647523-836F-4A65-B72B-3147151548CC}" srcId="{8E8232A7-DC5B-4697-8909-FBD73175B557}" destId="{D935C816-5303-4BC6-AC34-83C0F011332F}" srcOrd="5" destOrd="0" parTransId="{73DCD3B5-B288-4A73-A0D9-265EB34B8607}" sibTransId="{044AFE99-AAEF-4C98-B5FD-950C83DF1088}"/>
    <dgm:cxn modelId="{6089A6D5-90CA-4724-A3EC-393E67920069}" srcId="{85A7FE50-86C7-4935-9533-295EA24A09D5}" destId="{94EE48F9-EFFC-4089-84C0-EFE73CABA94B}" srcOrd="0" destOrd="0" parTransId="{AC68FE69-D32C-4DEA-A6BF-F2DE316FD155}" sibTransId="{76E33084-DA12-4A66-A246-297F5BFDFAC3}"/>
    <dgm:cxn modelId="{588D5439-6259-4546-82C0-E0F1904606E1}" type="presOf" srcId="{8E8232A7-DC5B-4697-8909-FBD73175B557}" destId="{167D2B12-EC11-4EE4-ADDF-413CBF68BB06}" srcOrd="0" destOrd="0" presId="urn:microsoft.com/office/officeart/2005/8/layout/hierarchy4"/>
    <dgm:cxn modelId="{25B41661-3C68-4989-8EC1-0412C44F4811}" srcId="{94EE48F9-EFFC-4089-84C0-EFE73CABA94B}" destId="{FEC00A59-5CE7-46F9-98A5-BFD1FFDF3E17}" srcOrd="2" destOrd="0" parTransId="{12CBAD0E-B3BB-4E77-925B-4A40B4DBA0F2}" sibTransId="{C2495863-AF1B-463B-9AD2-5A2B45743FF4}"/>
    <dgm:cxn modelId="{54E5ECBE-9F33-4271-B5C6-736D025B9EB0}" type="presOf" srcId="{86858CC5-21E2-43E5-A2A8-1322C85F26A4}" destId="{CFD48A74-7C08-42E6-90FE-1996AAB32CB3}" srcOrd="0" destOrd="0" presId="urn:microsoft.com/office/officeart/2005/8/layout/hierarchy4"/>
    <dgm:cxn modelId="{8DCDEB97-0359-4BD9-B587-833467A85076}" srcId="{8E8232A7-DC5B-4697-8909-FBD73175B557}" destId="{0CF66384-3D7F-46D3-B561-EC1BD4EF3A94}" srcOrd="0" destOrd="0" parTransId="{C99FB395-1349-40CE-A2A2-C8155001AA90}" sibTransId="{6992918E-3FA1-49D9-A53D-3457EE6A80B2}"/>
    <dgm:cxn modelId="{5614FCF3-57AE-4BA7-8540-EB279D26934F}" srcId="{8E8232A7-DC5B-4697-8909-FBD73175B557}" destId="{0B835C80-B51E-45F5-92F5-DF2D85761FDD}" srcOrd="6" destOrd="0" parTransId="{C6B3DD10-0483-439E-86C4-BD3E1744BBCD}" sibTransId="{AC3C0D33-25E4-4309-9387-51CE17672261}"/>
    <dgm:cxn modelId="{97531FB7-7257-4261-8BE1-97775DBFD5E2}" type="presOf" srcId="{F998F93F-B6D1-42EA-951B-6F038AD04177}" destId="{749D3E26-8F8F-4472-AC70-902B11713B8B}" srcOrd="0" destOrd="0" presId="urn:microsoft.com/office/officeart/2005/8/layout/hierarchy4"/>
    <dgm:cxn modelId="{A35DC0BC-30C9-4FB9-A418-07073A0480EF}" srcId="{94EE48F9-EFFC-4089-84C0-EFE73CABA94B}" destId="{31BE3D50-1F9F-42FF-95CB-64C3522252CB}" srcOrd="3" destOrd="0" parTransId="{C373420E-AD37-4EDE-818B-43A52CCA4D15}" sibTransId="{48F94072-AAD1-406D-A6EB-3E0429F45B32}"/>
    <dgm:cxn modelId="{D57B0359-A566-4B65-846C-155CFCAA5354}" srcId="{8E8232A7-DC5B-4697-8909-FBD73175B557}" destId="{34AAFC89-A6C6-4459-BAD4-58CDE5EEB7C3}" srcOrd="1" destOrd="0" parTransId="{F4EB182E-70D1-4DBA-BEDE-941B0184E523}" sibTransId="{D340EDAC-81D4-4575-8EB3-B06F6AE8737F}"/>
    <dgm:cxn modelId="{E7FEFAC2-F514-4D40-B959-4981C115B3A7}" srcId="{8E8232A7-DC5B-4697-8909-FBD73175B557}" destId="{86858CC5-21E2-43E5-A2A8-1322C85F26A4}" srcOrd="2" destOrd="0" parTransId="{8775C017-0B98-4A8E-BB96-067D5C4B4A3A}" sibTransId="{8E7D9056-BD22-415F-B92B-F3742E02016C}"/>
    <dgm:cxn modelId="{7688C243-7341-4AB5-8C5B-56417057F9AE}" srcId="{8E8232A7-DC5B-4697-8909-FBD73175B557}" destId="{2446F5C4-E99C-4B3C-8B5F-9637EFAA54D4}" srcOrd="4" destOrd="0" parTransId="{64251CFA-43AC-4BAA-AAAB-13881C192727}" sibTransId="{8E1E201D-0917-408C-B496-8CA19D7DFAA7}"/>
    <dgm:cxn modelId="{0DE643D5-6BC4-49B9-B9FE-862EA2366B16}" type="presOf" srcId="{34AAFC89-A6C6-4459-BAD4-58CDE5EEB7C3}" destId="{6E00A526-A3CE-4542-939C-D27F24EDEFB1}" srcOrd="0" destOrd="0" presId="urn:microsoft.com/office/officeart/2005/8/layout/hierarchy4"/>
    <dgm:cxn modelId="{3C7B0859-1B5D-437D-BB4A-E8F31AA1A2A9}" type="presOf" srcId="{31BE3D50-1F9F-42FF-95CB-64C3522252CB}" destId="{D6827718-E5E6-4EF7-8E3A-6192A6229860}" srcOrd="0" destOrd="0" presId="urn:microsoft.com/office/officeart/2005/8/layout/hierarchy4"/>
    <dgm:cxn modelId="{BE763363-AD9E-4408-AB4C-D3061D12C50F}" type="presOf" srcId="{85A7FE50-86C7-4935-9533-295EA24A09D5}" destId="{642F3F22-2354-4D41-B6FC-3E6489A2CE3C}" srcOrd="0" destOrd="0" presId="urn:microsoft.com/office/officeart/2005/8/layout/hierarchy4"/>
    <dgm:cxn modelId="{AEDE84EE-2CFC-4C67-94A9-5C3DD658FB64}" srcId="{8E8232A7-DC5B-4697-8909-FBD73175B557}" destId="{B0A4F5ED-7E9C-4D55-976B-9B441728858A}" srcOrd="3" destOrd="0" parTransId="{01948B86-E4CC-45D8-8219-46EDAB73D6FE}" sibTransId="{19FEFADA-5F2A-473B-84B2-CC6179B72C14}"/>
    <dgm:cxn modelId="{604F9725-75CA-490E-9056-16C1BD846585}" type="presOf" srcId="{FB6E76F2-58B4-46E4-BE24-A39E54919FB8}" destId="{3D83438F-CCF2-458A-A629-D3C7FE224C82}" srcOrd="0" destOrd="0" presId="urn:microsoft.com/office/officeart/2005/8/layout/hierarchy4"/>
    <dgm:cxn modelId="{DE42A883-EC9D-481C-9AED-70D7D575E536}" srcId="{94EE48F9-EFFC-4089-84C0-EFE73CABA94B}" destId="{4A3E1E29-7686-49B7-9401-A6FA0338803D}" srcOrd="5" destOrd="0" parTransId="{6AE48E50-C86A-40BA-9768-9D1C13F9888E}" sibTransId="{6E98A1AB-B4F4-43A0-9F8F-D4E194A9A1E8}"/>
    <dgm:cxn modelId="{05EBFC31-8407-418E-90EE-A894995CF283}" type="presOf" srcId="{2446F5C4-E99C-4B3C-8B5F-9637EFAA54D4}" destId="{24657C1B-A316-4E1F-9680-0280AA85E98F}" srcOrd="0" destOrd="0" presId="urn:microsoft.com/office/officeart/2005/8/layout/hierarchy4"/>
    <dgm:cxn modelId="{B6D2EBA4-7958-4E66-90FC-B685DA942C45}" type="presOf" srcId="{0CF66384-3D7F-46D3-B561-EC1BD4EF3A94}" destId="{AD038241-677E-4C65-94DC-894E0D2D4D2F}" srcOrd="0" destOrd="0" presId="urn:microsoft.com/office/officeart/2005/8/layout/hierarchy4"/>
    <dgm:cxn modelId="{1E36C76A-9D19-473E-AB13-C3B62214AF1D}" type="presOf" srcId="{0B835C80-B51E-45F5-92F5-DF2D85761FDD}" destId="{F3C1B932-3B0A-4F10-987D-B0A592B90ECD}" srcOrd="0" destOrd="0" presId="urn:microsoft.com/office/officeart/2005/8/layout/hierarchy4"/>
    <dgm:cxn modelId="{5B0551E2-8539-43FA-AD15-7AC95D8147EF}" srcId="{85A7FE50-86C7-4935-9533-295EA24A09D5}" destId="{8E8232A7-DC5B-4697-8909-FBD73175B557}" srcOrd="1" destOrd="0" parTransId="{78EB45F5-43CF-4CCA-8163-847F841E1080}" sibTransId="{C9A2CAA2-9766-4E14-B7D2-F34FBDD91A66}"/>
    <dgm:cxn modelId="{AE6E1041-542B-443E-AC12-53740D8375DD}" type="presOf" srcId="{C2D01E1A-00C4-4A0A-8B95-61835F7F87D5}" destId="{019F8E2A-AA56-4AB1-9E4C-D4B6EDF3728A}" srcOrd="0" destOrd="0" presId="urn:microsoft.com/office/officeart/2005/8/layout/hierarchy4"/>
    <dgm:cxn modelId="{E7CE3A06-3C12-4081-89B0-93F6AB4C74FF}" type="presOf" srcId="{F583BDA0-D6A1-4DF4-8F10-CBD4CF672CD7}" destId="{DED11B0D-B258-4089-93AE-D088311DD549}" srcOrd="0" destOrd="0" presId="urn:microsoft.com/office/officeart/2005/8/layout/hierarchy4"/>
    <dgm:cxn modelId="{A2F5D399-D598-40D4-8E3F-70EE42497CCC}" srcId="{94EE48F9-EFFC-4089-84C0-EFE73CABA94B}" destId="{F998F93F-B6D1-42EA-951B-6F038AD04177}" srcOrd="1" destOrd="0" parTransId="{EBB86641-3FE2-4B5C-9A57-FDA842F8BEFB}" sibTransId="{C6B39B02-26E8-4767-8A4E-FD33501C995E}"/>
    <dgm:cxn modelId="{A62B21C4-1882-4966-94C2-2DEC87032065}" type="presOf" srcId="{D935C816-5303-4BC6-AC34-83C0F011332F}" destId="{B050E1A5-BB12-494E-BA5A-12C1C7707A2F}" srcOrd="0" destOrd="0" presId="urn:microsoft.com/office/officeart/2005/8/layout/hierarchy4"/>
    <dgm:cxn modelId="{013BDE50-85BE-413D-BEE1-7C1834382B0F}" type="presOf" srcId="{4A3E1E29-7686-49B7-9401-A6FA0338803D}" destId="{8ED5E31D-8483-452E-B256-BD916FCC72A3}" srcOrd="0" destOrd="0" presId="urn:microsoft.com/office/officeart/2005/8/layout/hierarchy4"/>
    <dgm:cxn modelId="{25CAECD2-05BF-40FD-8BD5-66CE1F1681BB}" srcId="{94EE48F9-EFFC-4089-84C0-EFE73CABA94B}" destId="{F583BDA0-D6A1-4DF4-8F10-CBD4CF672CD7}" srcOrd="0" destOrd="0" parTransId="{7C7C9B51-110A-4F05-8678-B34A66F7A8C5}" sibTransId="{0E50F7F2-AF1D-4212-9276-57EFCEFFE44F}"/>
    <dgm:cxn modelId="{86DFFFBA-7839-41FD-B207-5F1829AEE098}" type="presParOf" srcId="{3D83438F-CCF2-458A-A629-D3C7FE224C82}" destId="{D503D5DF-CA6B-4F6B-BD90-EE68A6CE5063}" srcOrd="0" destOrd="0" presId="urn:microsoft.com/office/officeart/2005/8/layout/hierarchy4"/>
    <dgm:cxn modelId="{1C52B9FF-8B33-4B0F-821A-0A82F7C4FC8A}" type="presParOf" srcId="{D503D5DF-CA6B-4F6B-BD90-EE68A6CE5063}" destId="{642F3F22-2354-4D41-B6FC-3E6489A2CE3C}" srcOrd="0" destOrd="0" presId="urn:microsoft.com/office/officeart/2005/8/layout/hierarchy4"/>
    <dgm:cxn modelId="{1D934021-6182-455E-B754-995179C5ADAD}" type="presParOf" srcId="{D503D5DF-CA6B-4F6B-BD90-EE68A6CE5063}" destId="{1C9C5108-A091-4C91-94E0-269898B00B29}" srcOrd="1" destOrd="0" presId="urn:microsoft.com/office/officeart/2005/8/layout/hierarchy4"/>
    <dgm:cxn modelId="{829864A3-D23A-430B-96DA-B805D1BF5897}" type="presParOf" srcId="{D503D5DF-CA6B-4F6B-BD90-EE68A6CE5063}" destId="{B7DB1D2F-5B1B-4F02-9EBA-A50066CE88EE}" srcOrd="2" destOrd="0" presId="urn:microsoft.com/office/officeart/2005/8/layout/hierarchy4"/>
    <dgm:cxn modelId="{EEE43B30-3B2E-447B-98CB-6D8195144578}" type="presParOf" srcId="{B7DB1D2F-5B1B-4F02-9EBA-A50066CE88EE}" destId="{665198DA-AA72-4CFE-9B3E-7CC945130117}" srcOrd="0" destOrd="0" presId="urn:microsoft.com/office/officeart/2005/8/layout/hierarchy4"/>
    <dgm:cxn modelId="{392C0E3B-BBF4-4624-84FD-A43AB33B0C2C}" type="presParOf" srcId="{665198DA-AA72-4CFE-9B3E-7CC945130117}" destId="{3CFCC082-4DAB-441E-B146-DE15B027D003}" srcOrd="0" destOrd="0" presId="urn:microsoft.com/office/officeart/2005/8/layout/hierarchy4"/>
    <dgm:cxn modelId="{96616C2C-7521-44B5-A6C3-86911C6A35B3}" type="presParOf" srcId="{665198DA-AA72-4CFE-9B3E-7CC945130117}" destId="{57193B09-AC74-4B7F-B0FC-BAD0B3C6D665}" srcOrd="1" destOrd="0" presId="urn:microsoft.com/office/officeart/2005/8/layout/hierarchy4"/>
    <dgm:cxn modelId="{29AF116F-A5FE-4E8A-AE00-4E6A88445E67}" type="presParOf" srcId="{665198DA-AA72-4CFE-9B3E-7CC945130117}" destId="{DE45DD0A-9E5C-4004-B4EC-4CFB1BA4B487}" srcOrd="2" destOrd="0" presId="urn:microsoft.com/office/officeart/2005/8/layout/hierarchy4"/>
    <dgm:cxn modelId="{0F3BDD10-865A-42C9-BAE2-C0CC03D6E21F}" type="presParOf" srcId="{DE45DD0A-9E5C-4004-B4EC-4CFB1BA4B487}" destId="{EE350D4B-35A5-4DAD-A37D-1D1FE9A51D9B}" srcOrd="0" destOrd="0" presId="urn:microsoft.com/office/officeart/2005/8/layout/hierarchy4"/>
    <dgm:cxn modelId="{022ACCB7-B634-4FFA-B417-87B04C6AF8DA}" type="presParOf" srcId="{EE350D4B-35A5-4DAD-A37D-1D1FE9A51D9B}" destId="{DED11B0D-B258-4089-93AE-D088311DD549}" srcOrd="0" destOrd="0" presId="urn:microsoft.com/office/officeart/2005/8/layout/hierarchy4"/>
    <dgm:cxn modelId="{A6FC2E73-CE4D-44A4-AF8C-0A84FF0F5D0A}" type="presParOf" srcId="{EE350D4B-35A5-4DAD-A37D-1D1FE9A51D9B}" destId="{19F69981-FBB6-4A49-B926-A578CCF287EC}" srcOrd="1" destOrd="0" presId="urn:microsoft.com/office/officeart/2005/8/layout/hierarchy4"/>
    <dgm:cxn modelId="{F53311A9-A751-4D05-97A6-75EF08D79674}" type="presParOf" srcId="{DE45DD0A-9E5C-4004-B4EC-4CFB1BA4B487}" destId="{E6C067A5-69C1-4887-B62A-4DA590C749BB}" srcOrd="1" destOrd="0" presId="urn:microsoft.com/office/officeart/2005/8/layout/hierarchy4"/>
    <dgm:cxn modelId="{2E338440-518E-433F-9BAE-A1F8D078E28F}" type="presParOf" srcId="{DE45DD0A-9E5C-4004-B4EC-4CFB1BA4B487}" destId="{2E1AF126-F699-44CF-869E-8721C9F8F55F}" srcOrd="2" destOrd="0" presId="urn:microsoft.com/office/officeart/2005/8/layout/hierarchy4"/>
    <dgm:cxn modelId="{7F466C5A-A460-45A4-9ACA-C15534E4F00D}" type="presParOf" srcId="{2E1AF126-F699-44CF-869E-8721C9F8F55F}" destId="{749D3E26-8F8F-4472-AC70-902B11713B8B}" srcOrd="0" destOrd="0" presId="urn:microsoft.com/office/officeart/2005/8/layout/hierarchy4"/>
    <dgm:cxn modelId="{32B14BEC-697A-4C1E-A85E-B17855F963A9}" type="presParOf" srcId="{2E1AF126-F699-44CF-869E-8721C9F8F55F}" destId="{85EC8FA7-AD28-4DFB-8BFC-E2D7530BB78C}" srcOrd="1" destOrd="0" presId="urn:microsoft.com/office/officeart/2005/8/layout/hierarchy4"/>
    <dgm:cxn modelId="{111AE35F-3C9F-4A92-A013-8C2785E0280A}" type="presParOf" srcId="{DE45DD0A-9E5C-4004-B4EC-4CFB1BA4B487}" destId="{FFEB5387-6688-493A-AC56-7EDCB4E2DBB0}" srcOrd="3" destOrd="0" presId="urn:microsoft.com/office/officeart/2005/8/layout/hierarchy4"/>
    <dgm:cxn modelId="{74923A6B-6F94-4D8A-905F-B5362C04C9B6}" type="presParOf" srcId="{DE45DD0A-9E5C-4004-B4EC-4CFB1BA4B487}" destId="{105FD3A1-8C92-4277-BFCB-5E24C7738F84}" srcOrd="4" destOrd="0" presId="urn:microsoft.com/office/officeart/2005/8/layout/hierarchy4"/>
    <dgm:cxn modelId="{CD24ADD7-A5ED-47CF-8836-2B242BDA1D88}" type="presParOf" srcId="{105FD3A1-8C92-4277-BFCB-5E24C7738F84}" destId="{10E18EE1-ED8C-4312-B11A-B1A68CC0E78D}" srcOrd="0" destOrd="0" presId="urn:microsoft.com/office/officeart/2005/8/layout/hierarchy4"/>
    <dgm:cxn modelId="{018B5C75-5270-4553-B40C-7222F4411F05}" type="presParOf" srcId="{105FD3A1-8C92-4277-BFCB-5E24C7738F84}" destId="{1EE94998-44B6-419E-97E1-B68C9A91DF70}" srcOrd="1" destOrd="0" presId="urn:microsoft.com/office/officeart/2005/8/layout/hierarchy4"/>
    <dgm:cxn modelId="{6C7E3A02-B497-402D-B5B7-B12B985DC441}" type="presParOf" srcId="{DE45DD0A-9E5C-4004-B4EC-4CFB1BA4B487}" destId="{8E96E5D4-6857-44B0-8BF7-45FA1193E496}" srcOrd="5" destOrd="0" presId="urn:microsoft.com/office/officeart/2005/8/layout/hierarchy4"/>
    <dgm:cxn modelId="{C3CCBBB9-50B0-4690-9C7F-050FF5BD24F7}" type="presParOf" srcId="{DE45DD0A-9E5C-4004-B4EC-4CFB1BA4B487}" destId="{B56C7CE6-555E-40D6-B4C5-1AC336CA8424}" srcOrd="6" destOrd="0" presId="urn:microsoft.com/office/officeart/2005/8/layout/hierarchy4"/>
    <dgm:cxn modelId="{FA3D904D-DCAE-4D4D-B834-83C5A44D3030}" type="presParOf" srcId="{B56C7CE6-555E-40D6-B4C5-1AC336CA8424}" destId="{D6827718-E5E6-4EF7-8E3A-6192A6229860}" srcOrd="0" destOrd="0" presId="urn:microsoft.com/office/officeart/2005/8/layout/hierarchy4"/>
    <dgm:cxn modelId="{00F47A3B-E504-4270-A359-4173A856992E}" type="presParOf" srcId="{B56C7CE6-555E-40D6-B4C5-1AC336CA8424}" destId="{2408DD45-2128-44FA-96E2-73DC9BEE6997}" srcOrd="1" destOrd="0" presId="urn:microsoft.com/office/officeart/2005/8/layout/hierarchy4"/>
    <dgm:cxn modelId="{07420A14-35DD-4635-8803-68B08B845DFD}" type="presParOf" srcId="{DE45DD0A-9E5C-4004-B4EC-4CFB1BA4B487}" destId="{91DA2D6E-ACF3-4771-A4AA-29DDD533BBB1}" srcOrd="7" destOrd="0" presId="urn:microsoft.com/office/officeart/2005/8/layout/hierarchy4"/>
    <dgm:cxn modelId="{FB530AC3-2570-49B0-9B43-FE5ADB47404F}" type="presParOf" srcId="{DE45DD0A-9E5C-4004-B4EC-4CFB1BA4B487}" destId="{B8541DAD-FF47-4BED-84CE-50B3CC8D0E2D}" srcOrd="8" destOrd="0" presId="urn:microsoft.com/office/officeart/2005/8/layout/hierarchy4"/>
    <dgm:cxn modelId="{4E5DCAF2-2FC6-4940-8F86-50CF61029DA4}" type="presParOf" srcId="{B8541DAD-FF47-4BED-84CE-50B3CC8D0E2D}" destId="{019F8E2A-AA56-4AB1-9E4C-D4B6EDF3728A}" srcOrd="0" destOrd="0" presId="urn:microsoft.com/office/officeart/2005/8/layout/hierarchy4"/>
    <dgm:cxn modelId="{65CC4531-7351-4BD6-8A21-A0DA7CAD029B}" type="presParOf" srcId="{B8541DAD-FF47-4BED-84CE-50B3CC8D0E2D}" destId="{665101F3-3259-48C4-9438-D28172FE4C05}" srcOrd="1" destOrd="0" presId="urn:microsoft.com/office/officeart/2005/8/layout/hierarchy4"/>
    <dgm:cxn modelId="{42EBC139-E663-4231-A5A5-96103CCB02F3}" type="presParOf" srcId="{DE45DD0A-9E5C-4004-B4EC-4CFB1BA4B487}" destId="{0AA168B8-524F-47D5-9F0B-FA78BF088989}" srcOrd="9" destOrd="0" presId="urn:microsoft.com/office/officeart/2005/8/layout/hierarchy4"/>
    <dgm:cxn modelId="{DFD8CAC8-1FDA-4758-8BA8-ACCF177A1E4D}" type="presParOf" srcId="{DE45DD0A-9E5C-4004-B4EC-4CFB1BA4B487}" destId="{7C1C0DBB-700F-4993-AFE0-31052928D5C6}" srcOrd="10" destOrd="0" presId="urn:microsoft.com/office/officeart/2005/8/layout/hierarchy4"/>
    <dgm:cxn modelId="{C6D7DFED-9B2A-4161-9E9E-A64966979D80}" type="presParOf" srcId="{7C1C0DBB-700F-4993-AFE0-31052928D5C6}" destId="{8ED5E31D-8483-452E-B256-BD916FCC72A3}" srcOrd="0" destOrd="0" presId="urn:microsoft.com/office/officeart/2005/8/layout/hierarchy4"/>
    <dgm:cxn modelId="{86D7CAE3-5C01-4132-939F-837EA9B7FBFC}" type="presParOf" srcId="{7C1C0DBB-700F-4993-AFE0-31052928D5C6}" destId="{5F802C31-1DBC-4727-94CC-2EF400CDD179}" srcOrd="1" destOrd="0" presId="urn:microsoft.com/office/officeart/2005/8/layout/hierarchy4"/>
    <dgm:cxn modelId="{1836A9C0-9331-4D1D-9247-4E6719D28CCF}" type="presParOf" srcId="{B7DB1D2F-5B1B-4F02-9EBA-A50066CE88EE}" destId="{F5F48B4F-96B8-40F8-AD3A-675B3FF9833A}" srcOrd="1" destOrd="0" presId="urn:microsoft.com/office/officeart/2005/8/layout/hierarchy4"/>
    <dgm:cxn modelId="{C73A390D-0B4C-4931-844D-DDA5B65798DB}" type="presParOf" srcId="{B7DB1D2F-5B1B-4F02-9EBA-A50066CE88EE}" destId="{FAEAAD65-A940-4729-A7D9-9935B06A56BF}" srcOrd="2" destOrd="0" presId="urn:microsoft.com/office/officeart/2005/8/layout/hierarchy4"/>
    <dgm:cxn modelId="{57354D7D-39D4-42FD-BBA0-3715A8F64A61}" type="presParOf" srcId="{FAEAAD65-A940-4729-A7D9-9935B06A56BF}" destId="{167D2B12-EC11-4EE4-ADDF-413CBF68BB06}" srcOrd="0" destOrd="0" presId="urn:microsoft.com/office/officeart/2005/8/layout/hierarchy4"/>
    <dgm:cxn modelId="{1B56C3A1-6F6B-4897-AD55-462D45BE829D}" type="presParOf" srcId="{FAEAAD65-A940-4729-A7D9-9935B06A56BF}" destId="{7CDE15A7-B0FD-4C36-BF20-0D3CB192860D}" srcOrd="1" destOrd="0" presId="urn:microsoft.com/office/officeart/2005/8/layout/hierarchy4"/>
    <dgm:cxn modelId="{85AE2A83-40DB-4B9C-A344-0BEBFA90E8C0}" type="presParOf" srcId="{FAEAAD65-A940-4729-A7D9-9935B06A56BF}" destId="{D89552B2-AC18-4567-8B3F-813251C3D7B5}" srcOrd="2" destOrd="0" presId="urn:microsoft.com/office/officeart/2005/8/layout/hierarchy4"/>
    <dgm:cxn modelId="{78659B01-15D5-4C84-80D1-B1A2627DE3C6}" type="presParOf" srcId="{D89552B2-AC18-4567-8B3F-813251C3D7B5}" destId="{015A1C66-BC19-449F-9D79-C391EF6BD282}" srcOrd="0" destOrd="0" presId="urn:microsoft.com/office/officeart/2005/8/layout/hierarchy4"/>
    <dgm:cxn modelId="{8F4C67C1-6CBF-4DC0-A137-F47D89DEA806}" type="presParOf" srcId="{015A1C66-BC19-449F-9D79-C391EF6BD282}" destId="{AD038241-677E-4C65-94DC-894E0D2D4D2F}" srcOrd="0" destOrd="0" presId="urn:microsoft.com/office/officeart/2005/8/layout/hierarchy4"/>
    <dgm:cxn modelId="{A05C1F68-3764-4628-846E-8181EFE54CDC}" type="presParOf" srcId="{015A1C66-BC19-449F-9D79-C391EF6BD282}" destId="{21982B38-088A-4752-AD3F-226239F3DE96}" srcOrd="1" destOrd="0" presId="urn:microsoft.com/office/officeart/2005/8/layout/hierarchy4"/>
    <dgm:cxn modelId="{75A1960E-3879-481A-9A92-0B886B3E782B}" type="presParOf" srcId="{D89552B2-AC18-4567-8B3F-813251C3D7B5}" destId="{D3D962EC-B9C5-475F-B8C8-B37FAB94AA7A}" srcOrd="1" destOrd="0" presId="urn:microsoft.com/office/officeart/2005/8/layout/hierarchy4"/>
    <dgm:cxn modelId="{18D78840-98DF-4975-8E99-18DC718D278F}" type="presParOf" srcId="{D89552B2-AC18-4567-8B3F-813251C3D7B5}" destId="{32411BAA-BDCB-4A14-98AC-E4CA65729936}" srcOrd="2" destOrd="0" presId="urn:microsoft.com/office/officeart/2005/8/layout/hierarchy4"/>
    <dgm:cxn modelId="{E7E60731-8E1E-4225-BF2C-788E186F50AF}" type="presParOf" srcId="{32411BAA-BDCB-4A14-98AC-E4CA65729936}" destId="{6E00A526-A3CE-4542-939C-D27F24EDEFB1}" srcOrd="0" destOrd="0" presId="urn:microsoft.com/office/officeart/2005/8/layout/hierarchy4"/>
    <dgm:cxn modelId="{1845C8E3-CB70-4269-AF29-DBE2583E6420}" type="presParOf" srcId="{32411BAA-BDCB-4A14-98AC-E4CA65729936}" destId="{A0B09F76-7AAA-4913-85E8-D27DD723911D}" srcOrd="1" destOrd="0" presId="urn:microsoft.com/office/officeart/2005/8/layout/hierarchy4"/>
    <dgm:cxn modelId="{1C834AB9-D90B-4D5E-A321-7B46745EC1E4}" type="presParOf" srcId="{D89552B2-AC18-4567-8B3F-813251C3D7B5}" destId="{B28FC989-0CB0-4BD3-806E-E05FBAE23560}" srcOrd="3" destOrd="0" presId="urn:microsoft.com/office/officeart/2005/8/layout/hierarchy4"/>
    <dgm:cxn modelId="{3E2A738B-27C5-4C15-914B-7683DB4A00D7}" type="presParOf" srcId="{D89552B2-AC18-4567-8B3F-813251C3D7B5}" destId="{EAA0538B-CB73-4878-8552-B8FBAD7925D8}" srcOrd="4" destOrd="0" presId="urn:microsoft.com/office/officeart/2005/8/layout/hierarchy4"/>
    <dgm:cxn modelId="{90F7DE3A-E12E-41B4-84B3-627B717EFC89}" type="presParOf" srcId="{EAA0538B-CB73-4878-8552-B8FBAD7925D8}" destId="{CFD48A74-7C08-42E6-90FE-1996AAB32CB3}" srcOrd="0" destOrd="0" presId="urn:microsoft.com/office/officeart/2005/8/layout/hierarchy4"/>
    <dgm:cxn modelId="{9F7EBD9D-8683-47A0-8856-73DF797BDA88}" type="presParOf" srcId="{EAA0538B-CB73-4878-8552-B8FBAD7925D8}" destId="{9A777953-2A35-4ED4-93E1-11F06BBCB2A1}" srcOrd="1" destOrd="0" presId="urn:microsoft.com/office/officeart/2005/8/layout/hierarchy4"/>
    <dgm:cxn modelId="{938A67A9-3E0A-4C54-8985-3A87C72ABA78}" type="presParOf" srcId="{D89552B2-AC18-4567-8B3F-813251C3D7B5}" destId="{724326D2-DACF-4A08-8D21-E35EDC2CE6FC}" srcOrd="5" destOrd="0" presId="urn:microsoft.com/office/officeart/2005/8/layout/hierarchy4"/>
    <dgm:cxn modelId="{E37763ED-F727-4930-BA99-E41AB9F142AE}" type="presParOf" srcId="{D89552B2-AC18-4567-8B3F-813251C3D7B5}" destId="{A2174FDB-20D7-4DB6-8ED4-4287D60A0222}" srcOrd="6" destOrd="0" presId="urn:microsoft.com/office/officeart/2005/8/layout/hierarchy4"/>
    <dgm:cxn modelId="{E8DE6307-2386-455A-B8A2-48B0231C39D7}" type="presParOf" srcId="{A2174FDB-20D7-4DB6-8ED4-4287D60A0222}" destId="{2FABBC66-392D-4436-9F95-E8AF04B48559}" srcOrd="0" destOrd="0" presId="urn:microsoft.com/office/officeart/2005/8/layout/hierarchy4"/>
    <dgm:cxn modelId="{2619ACC4-EE85-4B97-9C67-AD702FA14B93}" type="presParOf" srcId="{A2174FDB-20D7-4DB6-8ED4-4287D60A0222}" destId="{54E210DB-D8FD-445A-94A6-1765E44269A9}" srcOrd="1" destOrd="0" presId="urn:microsoft.com/office/officeart/2005/8/layout/hierarchy4"/>
    <dgm:cxn modelId="{1A34C397-9D1E-41B9-BE68-FA8587929B2A}" type="presParOf" srcId="{D89552B2-AC18-4567-8B3F-813251C3D7B5}" destId="{8B2A2D18-6FED-4465-8E0C-4DFCE4D113D8}" srcOrd="7" destOrd="0" presId="urn:microsoft.com/office/officeart/2005/8/layout/hierarchy4"/>
    <dgm:cxn modelId="{68272AAD-5E50-4756-9934-CFB7A2CEF5BA}" type="presParOf" srcId="{D89552B2-AC18-4567-8B3F-813251C3D7B5}" destId="{677FCBCF-C21A-417E-BAC7-12E157188A61}" srcOrd="8" destOrd="0" presId="urn:microsoft.com/office/officeart/2005/8/layout/hierarchy4"/>
    <dgm:cxn modelId="{8D7E7959-EB9C-4442-A5AA-C9E99AC944E0}" type="presParOf" srcId="{677FCBCF-C21A-417E-BAC7-12E157188A61}" destId="{24657C1B-A316-4E1F-9680-0280AA85E98F}" srcOrd="0" destOrd="0" presId="urn:microsoft.com/office/officeart/2005/8/layout/hierarchy4"/>
    <dgm:cxn modelId="{61894F9E-84E7-45C5-9C51-F0DEAA91078B}" type="presParOf" srcId="{677FCBCF-C21A-417E-BAC7-12E157188A61}" destId="{56B642FA-686A-4D21-A715-D0F4805AAB93}" srcOrd="1" destOrd="0" presId="urn:microsoft.com/office/officeart/2005/8/layout/hierarchy4"/>
    <dgm:cxn modelId="{4D205509-C201-4C0C-9A74-887900FC08B9}" type="presParOf" srcId="{D89552B2-AC18-4567-8B3F-813251C3D7B5}" destId="{4BB00F44-39C9-482E-B958-D0B87EFB96E9}" srcOrd="9" destOrd="0" presId="urn:microsoft.com/office/officeart/2005/8/layout/hierarchy4"/>
    <dgm:cxn modelId="{F86C1FFF-6A28-46DE-973E-F83527020EF9}" type="presParOf" srcId="{D89552B2-AC18-4567-8B3F-813251C3D7B5}" destId="{3DD131A0-2F70-4BB7-99E4-9B4F9AB3A334}" srcOrd="10" destOrd="0" presId="urn:microsoft.com/office/officeart/2005/8/layout/hierarchy4"/>
    <dgm:cxn modelId="{F5D3B75D-B127-4A1E-88C6-D8CC2906BD45}" type="presParOf" srcId="{3DD131A0-2F70-4BB7-99E4-9B4F9AB3A334}" destId="{B050E1A5-BB12-494E-BA5A-12C1C7707A2F}" srcOrd="0" destOrd="0" presId="urn:microsoft.com/office/officeart/2005/8/layout/hierarchy4"/>
    <dgm:cxn modelId="{BA0FE5B8-97AD-45BD-93FD-60DC09743E71}" type="presParOf" srcId="{3DD131A0-2F70-4BB7-99E4-9B4F9AB3A334}" destId="{D0ECCF67-E548-4545-AFAC-73B7A55B6F2A}" srcOrd="1" destOrd="0" presId="urn:microsoft.com/office/officeart/2005/8/layout/hierarchy4"/>
    <dgm:cxn modelId="{A7E5F3E0-BCE6-476B-B285-E11EA587AC8C}" type="presParOf" srcId="{D89552B2-AC18-4567-8B3F-813251C3D7B5}" destId="{6F5AB883-0207-48FC-A5AC-C1B039163F02}" srcOrd="11" destOrd="0" presId="urn:microsoft.com/office/officeart/2005/8/layout/hierarchy4"/>
    <dgm:cxn modelId="{6C126B2D-7203-40AE-A7A1-A8ACACECE09D}" type="presParOf" srcId="{D89552B2-AC18-4567-8B3F-813251C3D7B5}" destId="{66A90788-3063-499C-96C5-DC7799F6C08E}" srcOrd="12" destOrd="0" presId="urn:microsoft.com/office/officeart/2005/8/layout/hierarchy4"/>
    <dgm:cxn modelId="{9CB5B656-5C20-47FF-97DA-CA63BBDC53AE}" type="presParOf" srcId="{66A90788-3063-499C-96C5-DC7799F6C08E}" destId="{F3C1B932-3B0A-4F10-987D-B0A592B90ECD}" srcOrd="0" destOrd="0" presId="urn:microsoft.com/office/officeart/2005/8/layout/hierarchy4"/>
    <dgm:cxn modelId="{11FBDE78-9671-4876-945F-19332CF1C981}" type="presParOf" srcId="{66A90788-3063-499C-96C5-DC7799F6C08E}" destId="{31A9F70E-0D1F-4122-ADE0-C0D2331EE700}" srcOrd="1" destOrd="0" presId="urn:microsoft.com/office/officeart/2005/8/layout/hierarchy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85A7FE50-86C7-4935-9533-295EA24A09D5}">
      <dgm:prSet/>
      <dgm:spPr/>
      <dgm:t>
        <a:bodyPr/>
        <a:lstStyle/>
        <a:p>
          <a:pPr marR="0" algn="ctr" rtl="0"/>
          <a:r>
            <a:rPr lang="zh-CN" altLang="en-US" b="0" i="0" u="none" strike="noStrike" kern="100" baseline="0" smtClean="0">
              <a:latin typeface="Calibri"/>
              <a:ea typeface="宋体"/>
            </a:rPr>
            <a:t>同城校友网</a:t>
          </a:r>
          <a:endParaRPr lang="zh-CN" altLang="en-US" smtClean="0"/>
        </a:p>
      </dgm:t>
    </dgm:pt>
    <dgm:pt modelId="{D7F9C6B0-7BD3-4078-A4C6-5FCE69DAA2BF}" type="parTrans" cxnId="{DD8B145B-E7B7-48DA-A16E-145CBBA3E636}">
      <dgm:prSet/>
      <dgm:spPr/>
      <dgm:t>
        <a:bodyPr/>
        <a:lstStyle/>
        <a:p>
          <a:endParaRPr lang="zh-CN" altLang="en-US"/>
        </a:p>
      </dgm:t>
    </dgm:pt>
    <dgm:pt modelId="{04070194-42AC-4701-A728-BFEFBFED70B2}" type="sibTrans" cxnId="{DD8B145B-E7B7-48DA-A16E-145CBBA3E636}">
      <dgm:prSet/>
      <dgm:spPr/>
      <dgm:t>
        <a:bodyPr/>
        <a:lstStyle/>
        <a:p>
          <a:endParaRPr lang="zh-CN" altLang="en-US"/>
        </a:p>
      </dgm:t>
    </dgm:pt>
    <dgm:pt modelId="{94EE48F9-EFFC-4089-84C0-EFE73CABA94B}">
      <dgm:prSet/>
      <dgm:spPr/>
      <dgm:t>
        <a:bodyPr/>
        <a:lstStyle/>
        <a:p>
          <a:pPr marR="0" algn="ctr" rtl="0"/>
          <a:r>
            <a:rPr lang="zh-CN" altLang="en-US" b="0" i="0" u="none" strike="noStrike" kern="100" baseline="0" smtClean="0">
              <a:latin typeface="Calibri"/>
              <a:ea typeface="宋体"/>
            </a:rPr>
            <a:t>后台管理系统</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FEC00A59-5CE7-46F9-98A5-BFD1FFDF3E17}">
      <dgm:prSet/>
      <dgm:spPr/>
      <dgm:t>
        <a:bodyPr/>
        <a:lstStyle/>
        <a:p>
          <a:pPr marR="0" algn="ctr" rtl="0"/>
          <a:r>
            <a:rPr lang="zh-CN" altLang="en-US" b="0" i="0" u="none" strike="noStrike" kern="100" baseline="0" smtClean="0">
              <a:latin typeface="Calibri"/>
              <a:ea typeface="宋体"/>
            </a:rPr>
            <a:t>前台</a:t>
          </a:r>
          <a:endParaRPr lang="zh-CN" altLang="en-US" smtClean="0"/>
        </a:p>
      </dgm:t>
    </dgm:pt>
    <dgm:pt modelId="{12CBAD0E-B3BB-4E77-925B-4A40B4DBA0F2}" type="parTrans" cxnId="{25B41661-3C68-4989-8EC1-0412C44F4811}">
      <dgm:prSet/>
      <dgm:spPr/>
      <dgm:t>
        <a:bodyPr/>
        <a:lstStyle/>
        <a:p>
          <a:endParaRPr lang="zh-CN" altLang="en-US"/>
        </a:p>
      </dgm:t>
    </dgm:pt>
    <dgm:pt modelId="{C2495863-AF1B-463B-9AD2-5A2B45743FF4}" type="sibTrans" cxnId="{25B41661-3C68-4989-8EC1-0412C44F4811}">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D503D5DF-CA6B-4F6B-BD90-EE68A6CE5063}" type="pres">
      <dgm:prSet presAssocID="{85A7FE50-86C7-4935-9533-295EA24A09D5}" presName="vertOne" presStyleCnt="0"/>
      <dgm:spPr/>
    </dgm:pt>
    <dgm:pt modelId="{642F3F22-2354-4D41-B6FC-3E6489A2CE3C}" type="pres">
      <dgm:prSet presAssocID="{85A7FE50-86C7-4935-9533-295EA24A09D5}" presName="txOne" presStyleLbl="node0" presStyleIdx="0" presStyleCnt="1">
        <dgm:presLayoutVars>
          <dgm:chPref val="3"/>
        </dgm:presLayoutVars>
      </dgm:prSet>
      <dgm:spPr/>
    </dgm:pt>
    <dgm:pt modelId="{1C9C5108-A091-4C91-94E0-269898B00B29}" type="pres">
      <dgm:prSet presAssocID="{85A7FE50-86C7-4935-9533-295EA24A09D5}" presName="parTransOne" presStyleCnt="0"/>
      <dgm:spPr/>
    </dgm:pt>
    <dgm:pt modelId="{B7DB1D2F-5B1B-4F02-9EBA-A50066CE88EE}" type="pres">
      <dgm:prSet presAssocID="{85A7FE50-86C7-4935-9533-295EA24A09D5}" presName="horzOne" presStyleCnt="0"/>
      <dgm:spPr/>
    </dgm:pt>
    <dgm:pt modelId="{665198DA-AA72-4CFE-9B3E-7CC945130117}" type="pres">
      <dgm:prSet presAssocID="{94EE48F9-EFFC-4089-84C0-EFE73CABA94B}" presName="vertTwo" presStyleCnt="0"/>
      <dgm:spPr/>
    </dgm:pt>
    <dgm:pt modelId="{3CFCC082-4DAB-441E-B146-DE15B027D003}" type="pres">
      <dgm:prSet presAssocID="{94EE48F9-EFFC-4089-84C0-EFE73CABA94B}" presName="txTwo" presStyleLbl="node2" presStyleIdx="0" presStyleCnt="2">
        <dgm:presLayoutVars>
          <dgm:chPref val="3"/>
        </dgm:presLayoutVars>
      </dgm:prSet>
      <dgm:spPr/>
    </dgm:pt>
    <dgm:pt modelId="{DE45DD0A-9E5C-4004-B4EC-4CFB1BA4B487}" type="pres">
      <dgm:prSet presAssocID="{94EE48F9-EFFC-4089-84C0-EFE73CABA94B}" presName="horzTwo" presStyleCnt="0"/>
      <dgm:spPr/>
    </dgm:pt>
    <dgm:pt modelId="{F5F48B4F-96B8-40F8-AD3A-675B3FF9833A}" type="pres">
      <dgm:prSet presAssocID="{76E33084-DA12-4A66-A246-297F5BFDFAC3}" presName="sibSpaceTwo" presStyleCnt="0"/>
      <dgm:spPr/>
    </dgm:pt>
    <dgm:pt modelId="{67FDD56C-3637-460F-8236-B32B50CFB1C6}" type="pres">
      <dgm:prSet presAssocID="{FEC00A59-5CE7-46F9-98A5-BFD1FFDF3E17}" presName="vertTwo" presStyleCnt="0"/>
      <dgm:spPr/>
    </dgm:pt>
    <dgm:pt modelId="{AA19E576-B9DD-4B60-B6A8-0F91BD91CDE1}" type="pres">
      <dgm:prSet presAssocID="{FEC00A59-5CE7-46F9-98A5-BFD1FFDF3E17}" presName="txTwo" presStyleLbl="node2" presStyleIdx="1" presStyleCnt="2" custScaleX="70531">
        <dgm:presLayoutVars>
          <dgm:chPref val="3"/>
        </dgm:presLayoutVars>
      </dgm:prSet>
      <dgm:spPr/>
    </dgm:pt>
    <dgm:pt modelId="{E8110328-3C2B-4F95-BF82-AB83C0103AFB}" type="pres">
      <dgm:prSet presAssocID="{FEC00A59-5CE7-46F9-98A5-BFD1FFDF3E17}" presName="horzTwo" presStyleCnt="0"/>
      <dgm:spPr/>
    </dgm:pt>
  </dgm:ptLst>
  <dgm:cxnLst>
    <dgm:cxn modelId="{DD8B145B-E7B7-48DA-A16E-145CBBA3E636}" srcId="{FB6E76F2-58B4-46E4-BE24-A39E54919FB8}" destId="{85A7FE50-86C7-4935-9533-295EA24A09D5}" srcOrd="0" destOrd="0" parTransId="{D7F9C6B0-7BD3-4078-A4C6-5FCE69DAA2BF}" sibTransId="{04070194-42AC-4701-A728-BFEFBFED70B2}"/>
    <dgm:cxn modelId="{BEBBD859-92E3-49B5-9510-87526A7B3282}" type="presOf" srcId="{FB6E76F2-58B4-46E4-BE24-A39E54919FB8}" destId="{3D83438F-CCF2-458A-A629-D3C7FE224C82}" srcOrd="0" destOrd="0" presId="urn:microsoft.com/office/officeart/2005/8/layout/hierarchy4"/>
    <dgm:cxn modelId="{C7B2650A-8DD3-4414-B1D2-6ADD17B5BF83}" type="presOf" srcId="{FEC00A59-5CE7-46F9-98A5-BFD1FFDF3E17}" destId="{AA19E576-B9DD-4B60-B6A8-0F91BD91CDE1}" srcOrd="0" destOrd="0" presId="urn:microsoft.com/office/officeart/2005/8/layout/hierarchy4"/>
    <dgm:cxn modelId="{25B41661-3C68-4989-8EC1-0412C44F4811}" srcId="{85A7FE50-86C7-4935-9533-295EA24A09D5}" destId="{FEC00A59-5CE7-46F9-98A5-BFD1FFDF3E17}" srcOrd="1" destOrd="0" parTransId="{12CBAD0E-B3BB-4E77-925B-4A40B4DBA0F2}" sibTransId="{C2495863-AF1B-463B-9AD2-5A2B45743FF4}"/>
    <dgm:cxn modelId="{6089A6D5-90CA-4724-A3EC-393E67920069}" srcId="{85A7FE50-86C7-4935-9533-295EA24A09D5}" destId="{94EE48F9-EFFC-4089-84C0-EFE73CABA94B}" srcOrd="0" destOrd="0" parTransId="{AC68FE69-D32C-4DEA-A6BF-F2DE316FD155}" sibTransId="{76E33084-DA12-4A66-A246-297F5BFDFAC3}"/>
    <dgm:cxn modelId="{0877654A-BE54-41C8-AFD0-113B33D6F7C5}" type="presOf" srcId="{85A7FE50-86C7-4935-9533-295EA24A09D5}" destId="{642F3F22-2354-4D41-B6FC-3E6489A2CE3C}" srcOrd="0" destOrd="0" presId="urn:microsoft.com/office/officeart/2005/8/layout/hierarchy4"/>
    <dgm:cxn modelId="{DB7781C4-2C5F-4B23-B185-583F57DD32C4}" type="presOf" srcId="{94EE48F9-EFFC-4089-84C0-EFE73CABA94B}" destId="{3CFCC082-4DAB-441E-B146-DE15B027D003}" srcOrd="0" destOrd="0" presId="urn:microsoft.com/office/officeart/2005/8/layout/hierarchy4"/>
    <dgm:cxn modelId="{AEE4B17C-C1ED-4BE4-8DE6-3EC5CA75B252}" type="presParOf" srcId="{3D83438F-CCF2-458A-A629-D3C7FE224C82}" destId="{D503D5DF-CA6B-4F6B-BD90-EE68A6CE5063}" srcOrd="0" destOrd="0" presId="urn:microsoft.com/office/officeart/2005/8/layout/hierarchy4"/>
    <dgm:cxn modelId="{14528F79-7BDF-42D7-8529-46C70C1A7E43}" type="presParOf" srcId="{D503D5DF-CA6B-4F6B-BD90-EE68A6CE5063}" destId="{642F3F22-2354-4D41-B6FC-3E6489A2CE3C}" srcOrd="0" destOrd="0" presId="urn:microsoft.com/office/officeart/2005/8/layout/hierarchy4"/>
    <dgm:cxn modelId="{6CBD90D0-4528-4A28-B53E-2032DC431EA3}" type="presParOf" srcId="{D503D5DF-CA6B-4F6B-BD90-EE68A6CE5063}" destId="{1C9C5108-A091-4C91-94E0-269898B00B29}" srcOrd="1" destOrd="0" presId="urn:microsoft.com/office/officeart/2005/8/layout/hierarchy4"/>
    <dgm:cxn modelId="{A0C4D2CC-1E46-42CF-A08D-67C7C51FF375}" type="presParOf" srcId="{D503D5DF-CA6B-4F6B-BD90-EE68A6CE5063}" destId="{B7DB1D2F-5B1B-4F02-9EBA-A50066CE88EE}" srcOrd="2" destOrd="0" presId="urn:microsoft.com/office/officeart/2005/8/layout/hierarchy4"/>
    <dgm:cxn modelId="{D34817A1-ADFD-4726-B981-EB03536A7228}" type="presParOf" srcId="{B7DB1D2F-5B1B-4F02-9EBA-A50066CE88EE}" destId="{665198DA-AA72-4CFE-9B3E-7CC945130117}" srcOrd="0" destOrd="0" presId="urn:microsoft.com/office/officeart/2005/8/layout/hierarchy4"/>
    <dgm:cxn modelId="{51C4FC80-5D69-4950-8ADD-0A71B5A834E1}" type="presParOf" srcId="{665198DA-AA72-4CFE-9B3E-7CC945130117}" destId="{3CFCC082-4DAB-441E-B146-DE15B027D003}" srcOrd="0" destOrd="0" presId="urn:microsoft.com/office/officeart/2005/8/layout/hierarchy4"/>
    <dgm:cxn modelId="{7F3542D6-E7E0-4C22-827A-B5678175F5DC}" type="presParOf" srcId="{665198DA-AA72-4CFE-9B3E-7CC945130117}" destId="{DE45DD0A-9E5C-4004-B4EC-4CFB1BA4B487}" srcOrd="1" destOrd="0" presId="urn:microsoft.com/office/officeart/2005/8/layout/hierarchy4"/>
    <dgm:cxn modelId="{728D1426-C88B-4F9E-907B-423B596F23A1}" type="presParOf" srcId="{B7DB1D2F-5B1B-4F02-9EBA-A50066CE88EE}" destId="{F5F48B4F-96B8-40F8-AD3A-675B3FF9833A}" srcOrd="1" destOrd="0" presId="urn:microsoft.com/office/officeart/2005/8/layout/hierarchy4"/>
    <dgm:cxn modelId="{32F03B8C-C8B5-40AE-B410-88B7D3219231}" type="presParOf" srcId="{B7DB1D2F-5B1B-4F02-9EBA-A50066CE88EE}" destId="{67FDD56C-3637-460F-8236-B32B50CFB1C6}" srcOrd="2" destOrd="0" presId="urn:microsoft.com/office/officeart/2005/8/layout/hierarchy4"/>
    <dgm:cxn modelId="{EB7D5AE2-E9D2-4102-B8E5-30667D464C0E}" type="presParOf" srcId="{67FDD56C-3637-460F-8236-B32B50CFB1C6}" destId="{AA19E576-B9DD-4B60-B6A8-0F91BD91CDE1}" srcOrd="0" destOrd="0" presId="urn:microsoft.com/office/officeart/2005/8/layout/hierarchy4"/>
    <dgm:cxn modelId="{C72FE63A-0D4E-4C16-8351-0910E9B03661}" type="presParOf" srcId="{67FDD56C-3637-460F-8236-B32B50CFB1C6}" destId="{E8110328-3C2B-4F95-BF82-AB83C0103AFB}" srcOrd="1" destOrd="0" presId="urn:microsoft.com/office/officeart/2005/8/layout/hierarchy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94EE48F9-EFFC-4089-84C0-EFE73CABA94B}">
      <dgm:prSet/>
      <dgm:spPr/>
      <dgm:t>
        <a:bodyPr/>
        <a:lstStyle/>
        <a:p>
          <a:pPr marR="0" algn="ctr" rtl="0"/>
          <a:r>
            <a:rPr lang="zh-CN" altLang="en-US" b="0" i="0" u="none" strike="noStrike" kern="100" baseline="0" smtClean="0">
              <a:latin typeface="Calibri"/>
              <a:ea typeface="宋体"/>
            </a:rPr>
            <a:t>后台管理系统</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F583BDA0-D6A1-4DF4-8F10-CBD4CF672CD7}">
      <dgm:prSet/>
      <dgm:spPr/>
      <dgm:t>
        <a:bodyPr/>
        <a:lstStyle/>
        <a:p>
          <a:pPr marR="0" algn="ctr" rtl="0"/>
          <a:r>
            <a:rPr lang="zh-CN" altLang="en-US" smtClean="0"/>
            <a:t>用户管理</a:t>
          </a:r>
        </a:p>
      </dgm:t>
    </dgm:pt>
    <dgm:pt modelId="{7C7C9B51-110A-4F05-8678-B34A66F7A8C5}" type="parTrans" cxnId="{25CAECD2-05BF-40FD-8BD5-66CE1F1681BB}">
      <dgm:prSet/>
      <dgm:spPr/>
      <dgm:t>
        <a:bodyPr/>
        <a:lstStyle/>
        <a:p>
          <a:endParaRPr lang="zh-CN" altLang="en-US"/>
        </a:p>
      </dgm:t>
    </dgm:pt>
    <dgm:pt modelId="{0E50F7F2-AF1D-4212-9276-57EFCEFFE44F}" type="sibTrans" cxnId="{25CAECD2-05BF-40FD-8BD5-66CE1F1681BB}">
      <dgm:prSet/>
      <dgm:spPr/>
      <dgm:t>
        <a:bodyPr/>
        <a:lstStyle/>
        <a:p>
          <a:endParaRPr lang="zh-CN" altLang="en-US"/>
        </a:p>
      </dgm:t>
    </dgm:pt>
    <dgm:pt modelId="{F998F93F-B6D1-42EA-951B-6F038AD04177}">
      <dgm:prSet/>
      <dgm:spPr/>
      <dgm:t>
        <a:bodyPr/>
        <a:lstStyle/>
        <a:p>
          <a:pPr marR="0" algn="ctr" rtl="0"/>
          <a:r>
            <a:rPr lang="zh-CN" altLang="en-US" smtClean="0"/>
            <a:t>学校管理</a:t>
          </a:r>
        </a:p>
      </dgm:t>
    </dgm:pt>
    <dgm:pt modelId="{EBB86641-3FE2-4B5C-9A57-FDA842F8BEFB}" type="parTrans" cxnId="{A2F5D399-D598-40D4-8E3F-70EE42497CCC}">
      <dgm:prSet/>
      <dgm:spPr/>
      <dgm:t>
        <a:bodyPr/>
        <a:lstStyle/>
        <a:p>
          <a:endParaRPr lang="zh-CN" altLang="en-US"/>
        </a:p>
      </dgm:t>
    </dgm:pt>
    <dgm:pt modelId="{C6B39B02-26E8-4767-8A4E-FD33501C995E}" type="sibTrans" cxnId="{A2F5D399-D598-40D4-8E3F-70EE42497CCC}">
      <dgm:prSet/>
      <dgm:spPr/>
      <dgm:t>
        <a:bodyPr/>
        <a:lstStyle/>
        <a:p>
          <a:endParaRPr lang="zh-CN" altLang="en-US"/>
        </a:p>
      </dgm:t>
    </dgm:pt>
    <dgm:pt modelId="{FEC00A59-5CE7-46F9-98A5-BFD1FFDF3E17}">
      <dgm:prSet/>
      <dgm:spPr/>
      <dgm:t>
        <a:bodyPr/>
        <a:lstStyle/>
        <a:p>
          <a:pPr marR="0" algn="ctr" rtl="0"/>
          <a:r>
            <a:rPr lang="zh-CN" altLang="en-US" smtClean="0"/>
            <a:t>地址管理</a:t>
          </a:r>
        </a:p>
      </dgm:t>
    </dgm:pt>
    <dgm:pt modelId="{12CBAD0E-B3BB-4E77-925B-4A40B4DBA0F2}" type="parTrans" cxnId="{25B41661-3C68-4989-8EC1-0412C44F4811}">
      <dgm:prSet/>
      <dgm:spPr/>
      <dgm:t>
        <a:bodyPr/>
        <a:lstStyle/>
        <a:p>
          <a:endParaRPr lang="zh-CN" altLang="en-US"/>
        </a:p>
      </dgm:t>
    </dgm:pt>
    <dgm:pt modelId="{C2495863-AF1B-463B-9AD2-5A2B45743FF4}" type="sibTrans" cxnId="{25B41661-3C68-4989-8EC1-0412C44F4811}">
      <dgm:prSet/>
      <dgm:spPr/>
      <dgm:t>
        <a:bodyPr/>
        <a:lstStyle/>
        <a:p>
          <a:endParaRPr lang="zh-CN" altLang="en-US"/>
        </a:p>
      </dgm:t>
    </dgm:pt>
    <dgm:pt modelId="{31BE3D50-1F9F-42FF-95CB-64C3522252CB}">
      <dgm:prSet/>
      <dgm:spPr/>
      <dgm:t>
        <a:bodyPr/>
        <a:lstStyle/>
        <a:p>
          <a:pPr marR="0" algn="ctr" rtl="0"/>
          <a:r>
            <a:rPr lang="zh-CN" altLang="en-US" smtClean="0"/>
            <a:t>群组管理</a:t>
          </a:r>
        </a:p>
      </dgm:t>
    </dgm:pt>
    <dgm:pt modelId="{C373420E-AD37-4EDE-818B-43A52CCA4D15}" type="parTrans" cxnId="{A35DC0BC-30C9-4FB9-A418-07073A0480EF}">
      <dgm:prSet/>
      <dgm:spPr/>
      <dgm:t>
        <a:bodyPr/>
        <a:lstStyle/>
        <a:p>
          <a:endParaRPr lang="zh-CN" altLang="en-US"/>
        </a:p>
      </dgm:t>
    </dgm:pt>
    <dgm:pt modelId="{48F94072-AAD1-406D-A6EB-3E0429F45B32}" type="sibTrans" cxnId="{A35DC0BC-30C9-4FB9-A418-07073A0480EF}">
      <dgm:prSet/>
      <dgm:spPr/>
      <dgm:t>
        <a:bodyPr/>
        <a:lstStyle/>
        <a:p>
          <a:endParaRPr lang="zh-CN" altLang="en-US"/>
        </a:p>
      </dgm:t>
    </dgm:pt>
    <dgm:pt modelId="{C2D01E1A-00C4-4A0A-8B95-61835F7F87D5}">
      <dgm:prSet/>
      <dgm:spPr/>
      <dgm:t>
        <a:bodyPr/>
        <a:lstStyle/>
        <a:p>
          <a:pPr marR="0" algn="ctr" rtl="0"/>
          <a:r>
            <a:rPr lang="zh-CN" altLang="en-US" smtClean="0"/>
            <a:t>帖子类型管理</a:t>
          </a:r>
        </a:p>
      </dgm:t>
    </dgm:pt>
    <dgm:pt modelId="{F23FAB71-A447-4E63-B271-142B245DC1AB}" type="parTrans" cxnId="{2450AE76-652D-4D35-A0A9-91087D59871C}">
      <dgm:prSet/>
      <dgm:spPr/>
      <dgm:t>
        <a:bodyPr/>
        <a:lstStyle/>
        <a:p>
          <a:endParaRPr lang="zh-CN" altLang="en-US"/>
        </a:p>
      </dgm:t>
    </dgm:pt>
    <dgm:pt modelId="{CBE0A020-01F0-41EC-8E5A-40BEDA0D9CAF}" type="sibTrans" cxnId="{2450AE76-652D-4D35-A0A9-91087D59871C}">
      <dgm:prSet/>
      <dgm:spPr/>
      <dgm:t>
        <a:bodyPr/>
        <a:lstStyle/>
        <a:p>
          <a:endParaRPr lang="zh-CN" altLang="en-US"/>
        </a:p>
      </dgm:t>
    </dgm:pt>
    <dgm:pt modelId="{4A3E1E29-7686-49B7-9401-A6FA0338803D}">
      <dgm:prSet/>
      <dgm:spPr/>
      <dgm:t>
        <a:bodyPr/>
        <a:lstStyle/>
        <a:p>
          <a:pPr marR="0" algn="ctr" rtl="0"/>
          <a:r>
            <a:rPr lang="zh-CN" altLang="en-US" smtClean="0"/>
            <a:t>帖子管理</a:t>
          </a:r>
        </a:p>
      </dgm:t>
    </dgm:pt>
    <dgm:pt modelId="{6AE48E50-C86A-40BA-9768-9D1C13F9888E}" type="parTrans" cxnId="{DE42A883-EC9D-481C-9AED-70D7D575E536}">
      <dgm:prSet/>
      <dgm:spPr/>
      <dgm:t>
        <a:bodyPr/>
        <a:lstStyle/>
        <a:p>
          <a:endParaRPr lang="zh-CN" altLang="en-US"/>
        </a:p>
      </dgm:t>
    </dgm:pt>
    <dgm:pt modelId="{6E98A1AB-B4F4-43A0-9F8F-D4E194A9A1E8}" type="sibTrans" cxnId="{DE42A883-EC9D-481C-9AED-70D7D575E536}">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194BB315-7067-416A-BAC4-0B9D08028C7A}" type="pres">
      <dgm:prSet presAssocID="{94EE48F9-EFFC-4089-84C0-EFE73CABA94B}" presName="vertOne" presStyleCnt="0"/>
      <dgm:spPr/>
    </dgm:pt>
    <dgm:pt modelId="{3667CAC7-20FF-4E6D-8B25-9563ED50AF92}" type="pres">
      <dgm:prSet presAssocID="{94EE48F9-EFFC-4089-84C0-EFE73CABA94B}" presName="txOne" presStyleLbl="node0" presStyleIdx="0" presStyleCnt="1">
        <dgm:presLayoutVars>
          <dgm:chPref val="3"/>
        </dgm:presLayoutVars>
      </dgm:prSet>
      <dgm:spPr/>
    </dgm:pt>
    <dgm:pt modelId="{B2B38E00-859B-43A3-984F-8C9AC3985DAA}" type="pres">
      <dgm:prSet presAssocID="{94EE48F9-EFFC-4089-84C0-EFE73CABA94B}" presName="parTransOne" presStyleCnt="0"/>
      <dgm:spPr/>
    </dgm:pt>
    <dgm:pt modelId="{23395057-7012-489C-8FB0-5EDCA3475B4E}" type="pres">
      <dgm:prSet presAssocID="{94EE48F9-EFFC-4089-84C0-EFE73CABA94B}" presName="horzOne" presStyleCnt="0"/>
      <dgm:spPr/>
    </dgm:pt>
    <dgm:pt modelId="{A6F65EF2-055F-488C-85CB-BE7955D359F1}" type="pres">
      <dgm:prSet presAssocID="{F583BDA0-D6A1-4DF4-8F10-CBD4CF672CD7}" presName="vertTwo" presStyleCnt="0"/>
      <dgm:spPr/>
    </dgm:pt>
    <dgm:pt modelId="{1A2DEBCE-B254-469A-AC62-F0E24D81E9A4}" type="pres">
      <dgm:prSet presAssocID="{F583BDA0-D6A1-4DF4-8F10-CBD4CF672CD7}" presName="txTwo" presStyleLbl="node2" presStyleIdx="0" presStyleCnt="6">
        <dgm:presLayoutVars>
          <dgm:chPref val="3"/>
        </dgm:presLayoutVars>
      </dgm:prSet>
      <dgm:spPr/>
    </dgm:pt>
    <dgm:pt modelId="{579B9150-CF4A-4E27-B207-358CD31DE53D}" type="pres">
      <dgm:prSet presAssocID="{F583BDA0-D6A1-4DF4-8F10-CBD4CF672CD7}" presName="horzTwo" presStyleCnt="0"/>
      <dgm:spPr/>
    </dgm:pt>
    <dgm:pt modelId="{77884FA8-7CEF-4831-8100-D085B1E77EB8}" type="pres">
      <dgm:prSet presAssocID="{0E50F7F2-AF1D-4212-9276-57EFCEFFE44F}" presName="sibSpaceTwo" presStyleCnt="0"/>
      <dgm:spPr/>
    </dgm:pt>
    <dgm:pt modelId="{EE02A2F5-3CEB-409A-A883-F6E343E03880}" type="pres">
      <dgm:prSet presAssocID="{F998F93F-B6D1-42EA-951B-6F038AD04177}" presName="vertTwo" presStyleCnt="0"/>
      <dgm:spPr/>
    </dgm:pt>
    <dgm:pt modelId="{2C3DF5C9-90E5-4866-AB5A-875D882FB49C}" type="pres">
      <dgm:prSet presAssocID="{F998F93F-B6D1-42EA-951B-6F038AD04177}" presName="txTwo" presStyleLbl="node2" presStyleIdx="1" presStyleCnt="6">
        <dgm:presLayoutVars>
          <dgm:chPref val="3"/>
        </dgm:presLayoutVars>
      </dgm:prSet>
      <dgm:spPr/>
    </dgm:pt>
    <dgm:pt modelId="{1AD75D41-4202-42F9-9638-6F94C1CE4DD9}" type="pres">
      <dgm:prSet presAssocID="{F998F93F-B6D1-42EA-951B-6F038AD04177}" presName="horzTwo" presStyleCnt="0"/>
      <dgm:spPr/>
    </dgm:pt>
    <dgm:pt modelId="{22DF15EB-EDE1-49BA-97E2-FE7BE3822578}" type="pres">
      <dgm:prSet presAssocID="{C6B39B02-26E8-4767-8A4E-FD33501C995E}" presName="sibSpaceTwo" presStyleCnt="0"/>
      <dgm:spPr/>
    </dgm:pt>
    <dgm:pt modelId="{E0575214-E4B1-4DBC-B32C-626A6A0A574F}" type="pres">
      <dgm:prSet presAssocID="{FEC00A59-5CE7-46F9-98A5-BFD1FFDF3E17}" presName="vertTwo" presStyleCnt="0"/>
      <dgm:spPr/>
    </dgm:pt>
    <dgm:pt modelId="{B814E8CD-7377-4F62-8BA7-A79F5BC70247}" type="pres">
      <dgm:prSet presAssocID="{FEC00A59-5CE7-46F9-98A5-BFD1FFDF3E17}" presName="txTwo" presStyleLbl="node2" presStyleIdx="2" presStyleCnt="6">
        <dgm:presLayoutVars>
          <dgm:chPref val="3"/>
        </dgm:presLayoutVars>
      </dgm:prSet>
      <dgm:spPr/>
    </dgm:pt>
    <dgm:pt modelId="{3268372B-609C-4858-B32A-08AC109F467C}" type="pres">
      <dgm:prSet presAssocID="{FEC00A59-5CE7-46F9-98A5-BFD1FFDF3E17}" presName="horzTwo" presStyleCnt="0"/>
      <dgm:spPr/>
    </dgm:pt>
    <dgm:pt modelId="{6981F273-C131-4C95-9138-25EA02B003AA}" type="pres">
      <dgm:prSet presAssocID="{C2495863-AF1B-463B-9AD2-5A2B45743FF4}" presName="sibSpaceTwo" presStyleCnt="0"/>
      <dgm:spPr/>
    </dgm:pt>
    <dgm:pt modelId="{8F4C8D26-0847-4B20-B47F-4082639CE4F2}" type="pres">
      <dgm:prSet presAssocID="{31BE3D50-1F9F-42FF-95CB-64C3522252CB}" presName="vertTwo" presStyleCnt="0"/>
      <dgm:spPr/>
    </dgm:pt>
    <dgm:pt modelId="{3FBF985E-D0BF-4FA5-9184-C1D3D8962DA7}" type="pres">
      <dgm:prSet presAssocID="{31BE3D50-1F9F-42FF-95CB-64C3522252CB}" presName="txTwo" presStyleLbl="node2" presStyleIdx="3" presStyleCnt="6">
        <dgm:presLayoutVars>
          <dgm:chPref val="3"/>
        </dgm:presLayoutVars>
      </dgm:prSet>
      <dgm:spPr/>
    </dgm:pt>
    <dgm:pt modelId="{EDAF5423-D198-42C5-902F-74E8CFCB1B1E}" type="pres">
      <dgm:prSet presAssocID="{31BE3D50-1F9F-42FF-95CB-64C3522252CB}" presName="horzTwo" presStyleCnt="0"/>
      <dgm:spPr/>
    </dgm:pt>
    <dgm:pt modelId="{95ABC64E-798B-424A-A9D6-0B0D0EE8889C}" type="pres">
      <dgm:prSet presAssocID="{48F94072-AAD1-406D-A6EB-3E0429F45B32}" presName="sibSpaceTwo" presStyleCnt="0"/>
      <dgm:spPr/>
    </dgm:pt>
    <dgm:pt modelId="{6DEA2BB9-3440-4DC6-9744-7535691DBF0A}" type="pres">
      <dgm:prSet presAssocID="{C2D01E1A-00C4-4A0A-8B95-61835F7F87D5}" presName="vertTwo" presStyleCnt="0"/>
      <dgm:spPr/>
    </dgm:pt>
    <dgm:pt modelId="{C4901BD9-F6C8-48D3-A3C7-F03EE565E517}" type="pres">
      <dgm:prSet presAssocID="{C2D01E1A-00C4-4A0A-8B95-61835F7F87D5}" presName="txTwo" presStyleLbl="node2" presStyleIdx="4" presStyleCnt="6">
        <dgm:presLayoutVars>
          <dgm:chPref val="3"/>
        </dgm:presLayoutVars>
      </dgm:prSet>
      <dgm:spPr/>
    </dgm:pt>
    <dgm:pt modelId="{BBD96E8D-1AC8-4070-8882-6E363F16FC95}" type="pres">
      <dgm:prSet presAssocID="{C2D01E1A-00C4-4A0A-8B95-61835F7F87D5}" presName="horzTwo" presStyleCnt="0"/>
      <dgm:spPr/>
    </dgm:pt>
    <dgm:pt modelId="{1C47AC6B-DB70-433C-80FC-0BFB757D3432}" type="pres">
      <dgm:prSet presAssocID="{CBE0A020-01F0-41EC-8E5A-40BEDA0D9CAF}" presName="sibSpaceTwo" presStyleCnt="0"/>
      <dgm:spPr/>
    </dgm:pt>
    <dgm:pt modelId="{4B274921-B437-42E5-A665-AC9D5BD50D36}" type="pres">
      <dgm:prSet presAssocID="{4A3E1E29-7686-49B7-9401-A6FA0338803D}" presName="vertTwo" presStyleCnt="0"/>
      <dgm:spPr/>
    </dgm:pt>
    <dgm:pt modelId="{40BD8EC0-6877-47CF-BACC-CBF47CFF9661}" type="pres">
      <dgm:prSet presAssocID="{4A3E1E29-7686-49B7-9401-A6FA0338803D}" presName="txTwo" presStyleLbl="node2" presStyleIdx="5" presStyleCnt="6">
        <dgm:presLayoutVars>
          <dgm:chPref val="3"/>
        </dgm:presLayoutVars>
      </dgm:prSet>
      <dgm:spPr/>
    </dgm:pt>
    <dgm:pt modelId="{32B458AD-11BF-4D53-9C47-6D3F372391F4}" type="pres">
      <dgm:prSet presAssocID="{4A3E1E29-7686-49B7-9401-A6FA0338803D}" presName="horzTwo" presStyleCnt="0"/>
      <dgm:spPr/>
    </dgm:pt>
  </dgm:ptLst>
  <dgm:cxnLst>
    <dgm:cxn modelId="{A35DC0BC-30C9-4FB9-A418-07073A0480EF}" srcId="{94EE48F9-EFFC-4089-84C0-EFE73CABA94B}" destId="{31BE3D50-1F9F-42FF-95CB-64C3522252CB}" srcOrd="3" destOrd="0" parTransId="{C373420E-AD37-4EDE-818B-43A52CCA4D15}" sibTransId="{48F94072-AAD1-406D-A6EB-3E0429F45B32}"/>
    <dgm:cxn modelId="{05B5C670-DFAE-4ED0-A56C-B8520F976C44}" type="presOf" srcId="{4A3E1E29-7686-49B7-9401-A6FA0338803D}" destId="{40BD8EC0-6877-47CF-BACC-CBF47CFF9661}" srcOrd="0" destOrd="0" presId="urn:microsoft.com/office/officeart/2005/8/layout/hierarchy4"/>
    <dgm:cxn modelId="{AE774CDD-832E-4FF1-8A00-F9510D743BCB}" type="presOf" srcId="{C2D01E1A-00C4-4A0A-8B95-61835F7F87D5}" destId="{C4901BD9-F6C8-48D3-A3C7-F03EE565E517}" srcOrd="0" destOrd="0" presId="urn:microsoft.com/office/officeart/2005/8/layout/hierarchy4"/>
    <dgm:cxn modelId="{8210DB3B-05EF-4999-B6C3-6CFAE1CA4051}" type="presOf" srcId="{FB6E76F2-58B4-46E4-BE24-A39E54919FB8}" destId="{3D83438F-CCF2-458A-A629-D3C7FE224C82}" srcOrd="0" destOrd="0" presId="urn:microsoft.com/office/officeart/2005/8/layout/hierarchy4"/>
    <dgm:cxn modelId="{FDFB2C67-42C1-4F5D-BE2E-9024F921B1B7}" type="presOf" srcId="{F583BDA0-D6A1-4DF4-8F10-CBD4CF672CD7}" destId="{1A2DEBCE-B254-469A-AC62-F0E24D81E9A4}" srcOrd="0" destOrd="0" presId="urn:microsoft.com/office/officeart/2005/8/layout/hierarchy4"/>
    <dgm:cxn modelId="{4E09067B-CCE3-428F-A8A6-115051D86B95}" type="presOf" srcId="{F998F93F-B6D1-42EA-951B-6F038AD04177}" destId="{2C3DF5C9-90E5-4866-AB5A-875D882FB49C}" srcOrd="0" destOrd="0" presId="urn:microsoft.com/office/officeart/2005/8/layout/hierarchy4"/>
    <dgm:cxn modelId="{E8979E88-DB14-4745-B7FF-2E3C0E6BBA12}" type="presOf" srcId="{FEC00A59-5CE7-46F9-98A5-BFD1FFDF3E17}" destId="{B814E8CD-7377-4F62-8BA7-A79F5BC70247}" srcOrd="0" destOrd="0" presId="urn:microsoft.com/office/officeart/2005/8/layout/hierarchy4"/>
    <dgm:cxn modelId="{25B41661-3C68-4989-8EC1-0412C44F4811}" srcId="{94EE48F9-EFFC-4089-84C0-EFE73CABA94B}" destId="{FEC00A59-5CE7-46F9-98A5-BFD1FFDF3E17}" srcOrd="2" destOrd="0" parTransId="{12CBAD0E-B3BB-4E77-925B-4A40B4DBA0F2}" sibTransId="{C2495863-AF1B-463B-9AD2-5A2B45743FF4}"/>
    <dgm:cxn modelId="{A2F5D399-D598-40D4-8E3F-70EE42497CCC}" srcId="{94EE48F9-EFFC-4089-84C0-EFE73CABA94B}" destId="{F998F93F-B6D1-42EA-951B-6F038AD04177}" srcOrd="1" destOrd="0" parTransId="{EBB86641-3FE2-4B5C-9A57-FDA842F8BEFB}" sibTransId="{C6B39B02-26E8-4767-8A4E-FD33501C995E}"/>
    <dgm:cxn modelId="{25CAECD2-05BF-40FD-8BD5-66CE1F1681BB}" srcId="{94EE48F9-EFFC-4089-84C0-EFE73CABA94B}" destId="{F583BDA0-D6A1-4DF4-8F10-CBD4CF672CD7}" srcOrd="0" destOrd="0" parTransId="{7C7C9B51-110A-4F05-8678-B34A66F7A8C5}" sibTransId="{0E50F7F2-AF1D-4212-9276-57EFCEFFE44F}"/>
    <dgm:cxn modelId="{DE42A883-EC9D-481C-9AED-70D7D575E536}" srcId="{94EE48F9-EFFC-4089-84C0-EFE73CABA94B}" destId="{4A3E1E29-7686-49B7-9401-A6FA0338803D}" srcOrd="5" destOrd="0" parTransId="{6AE48E50-C86A-40BA-9768-9D1C13F9888E}" sibTransId="{6E98A1AB-B4F4-43A0-9F8F-D4E194A9A1E8}"/>
    <dgm:cxn modelId="{6089A6D5-90CA-4724-A3EC-393E67920069}" srcId="{FB6E76F2-58B4-46E4-BE24-A39E54919FB8}" destId="{94EE48F9-EFFC-4089-84C0-EFE73CABA94B}" srcOrd="0" destOrd="0" parTransId="{AC68FE69-D32C-4DEA-A6BF-F2DE316FD155}" sibTransId="{76E33084-DA12-4A66-A246-297F5BFDFAC3}"/>
    <dgm:cxn modelId="{6720A70D-2579-47E4-9D10-04F1441CDEF4}" type="presOf" srcId="{94EE48F9-EFFC-4089-84C0-EFE73CABA94B}" destId="{3667CAC7-20FF-4E6D-8B25-9563ED50AF92}" srcOrd="0" destOrd="0" presId="urn:microsoft.com/office/officeart/2005/8/layout/hierarchy4"/>
    <dgm:cxn modelId="{2450AE76-652D-4D35-A0A9-91087D59871C}" srcId="{94EE48F9-EFFC-4089-84C0-EFE73CABA94B}" destId="{C2D01E1A-00C4-4A0A-8B95-61835F7F87D5}" srcOrd="4" destOrd="0" parTransId="{F23FAB71-A447-4E63-B271-142B245DC1AB}" sibTransId="{CBE0A020-01F0-41EC-8E5A-40BEDA0D9CAF}"/>
    <dgm:cxn modelId="{6576DE91-5548-428A-9B8B-8C7F5B497580}" type="presOf" srcId="{31BE3D50-1F9F-42FF-95CB-64C3522252CB}" destId="{3FBF985E-D0BF-4FA5-9184-C1D3D8962DA7}" srcOrd="0" destOrd="0" presId="urn:microsoft.com/office/officeart/2005/8/layout/hierarchy4"/>
    <dgm:cxn modelId="{366B675E-32EF-44FE-93F7-8FB84EDAD8DB}" type="presParOf" srcId="{3D83438F-CCF2-458A-A629-D3C7FE224C82}" destId="{194BB315-7067-416A-BAC4-0B9D08028C7A}" srcOrd="0" destOrd="0" presId="urn:microsoft.com/office/officeart/2005/8/layout/hierarchy4"/>
    <dgm:cxn modelId="{854DE0EF-DD01-4A73-A01F-9964294C2863}" type="presParOf" srcId="{194BB315-7067-416A-BAC4-0B9D08028C7A}" destId="{3667CAC7-20FF-4E6D-8B25-9563ED50AF92}" srcOrd="0" destOrd="0" presId="urn:microsoft.com/office/officeart/2005/8/layout/hierarchy4"/>
    <dgm:cxn modelId="{49558B04-4305-4285-B5DD-60AC1F34DABB}" type="presParOf" srcId="{194BB315-7067-416A-BAC4-0B9D08028C7A}" destId="{B2B38E00-859B-43A3-984F-8C9AC3985DAA}" srcOrd="1" destOrd="0" presId="urn:microsoft.com/office/officeart/2005/8/layout/hierarchy4"/>
    <dgm:cxn modelId="{06F4953B-39A3-44E9-95BD-B07A8A3D8628}" type="presParOf" srcId="{194BB315-7067-416A-BAC4-0B9D08028C7A}" destId="{23395057-7012-489C-8FB0-5EDCA3475B4E}" srcOrd="2" destOrd="0" presId="urn:microsoft.com/office/officeart/2005/8/layout/hierarchy4"/>
    <dgm:cxn modelId="{0297EB2E-D0EE-4F53-8F69-127339129F32}" type="presParOf" srcId="{23395057-7012-489C-8FB0-5EDCA3475B4E}" destId="{A6F65EF2-055F-488C-85CB-BE7955D359F1}" srcOrd="0" destOrd="0" presId="urn:microsoft.com/office/officeart/2005/8/layout/hierarchy4"/>
    <dgm:cxn modelId="{9F10FF55-0DC9-4C72-8D86-AE5A24EDD4F0}" type="presParOf" srcId="{A6F65EF2-055F-488C-85CB-BE7955D359F1}" destId="{1A2DEBCE-B254-469A-AC62-F0E24D81E9A4}" srcOrd="0" destOrd="0" presId="urn:microsoft.com/office/officeart/2005/8/layout/hierarchy4"/>
    <dgm:cxn modelId="{EEA6263C-B23F-4E82-B11D-E279C2B50B07}" type="presParOf" srcId="{A6F65EF2-055F-488C-85CB-BE7955D359F1}" destId="{579B9150-CF4A-4E27-B207-358CD31DE53D}" srcOrd="1" destOrd="0" presId="urn:microsoft.com/office/officeart/2005/8/layout/hierarchy4"/>
    <dgm:cxn modelId="{49195302-AC05-4C7C-8F03-DAFCF3AEA613}" type="presParOf" srcId="{23395057-7012-489C-8FB0-5EDCA3475B4E}" destId="{77884FA8-7CEF-4831-8100-D085B1E77EB8}" srcOrd="1" destOrd="0" presId="urn:microsoft.com/office/officeart/2005/8/layout/hierarchy4"/>
    <dgm:cxn modelId="{4CDF7871-E465-438D-B771-0C6F3F1B532A}" type="presParOf" srcId="{23395057-7012-489C-8FB0-5EDCA3475B4E}" destId="{EE02A2F5-3CEB-409A-A883-F6E343E03880}" srcOrd="2" destOrd="0" presId="urn:microsoft.com/office/officeart/2005/8/layout/hierarchy4"/>
    <dgm:cxn modelId="{72543E56-4542-44BE-9D06-1C0378A9DF87}" type="presParOf" srcId="{EE02A2F5-3CEB-409A-A883-F6E343E03880}" destId="{2C3DF5C9-90E5-4866-AB5A-875D882FB49C}" srcOrd="0" destOrd="0" presId="urn:microsoft.com/office/officeart/2005/8/layout/hierarchy4"/>
    <dgm:cxn modelId="{D54A42E2-1513-4119-B6FD-D3138184795F}" type="presParOf" srcId="{EE02A2F5-3CEB-409A-A883-F6E343E03880}" destId="{1AD75D41-4202-42F9-9638-6F94C1CE4DD9}" srcOrd="1" destOrd="0" presId="urn:microsoft.com/office/officeart/2005/8/layout/hierarchy4"/>
    <dgm:cxn modelId="{BC87CFB2-284D-4104-A23E-460D37770898}" type="presParOf" srcId="{23395057-7012-489C-8FB0-5EDCA3475B4E}" destId="{22DF15EB-EDE1-49BA-97E2-FE7BE3822578}" srcOrd="3" destOrd="0" presId="urn:microsoft.com/office/officeart/2005/8/layout/hierarchy4"/>
    <dgm:cxn modelId="{9390BAC4-D7D2-469C-BDC4-EB72837657CD}" type="presParOf" srcId="{23395057-7012-489C-8FB0-5EDCA3475B4E}" destId="{E0575214-E4B1-4DBC-B32C-626A6A0A574F}" srcOrd="4" destOrd="0" presId="urn:microsoft.com/office/officeart/2005/8/layout/hierarchy4"/>
    <dgm:cxn modelId="{FFFC7872-295D-4F9E-A5E4-41534E51BF36}" type="presParOf" srcId="{E0575214-E4B1-4DBC-B32C-626A6A0A574F}" destId="{B814E8CD-7377-4F62-8BA7-A79F5BC70247}" srcOrd="0" destOrd="0" presId="urn:microsoft.com/office/officeart/2005/8/layout/hierarchy4"/>
    <dgm:cxn modelId="{B4E0E096-91A8-41CB-BF03-DCE3057D9B4F}" type="presParOf" srcId="{E0575214-E4B1-4DBC-B32C-626A6A0A574F}" destId="{3268372B-609C-4858-B32A-08AC109F467C}" srcOrd="1" destOrd="0" presId="urn:microsoft.com/office/officeart/2005/8/layout/hierarchy4"/>
    <dgm:cxn modelId="{3E97043C-CE8D-4DA5-9E8C-878D48C95CAE}" type="presParOf" srcId="{23395057-7012-489C-8FB0-5EDCA3475B4E}" destId="{6981F273-C131-4C95-9138-25EA02B003AA}" srcOrd="5" destOrd="0" presId="urn:microsoft.com/office/officeart/2005/8/layout/hierarchy4"/>
    <dgm:cxn modelId="{7B1F23F0-BCBC-4F69-831B-477625840A69}" type="presParOf" srcId="{23395057-7012-489C-8FB0-5EDCA3475B4E}" destId="{8F4C8D26-0847-4B20-B47F-4082639CE4F2}" srcOrd="6" destOrd="0" presId="urn:microsoft.com/office/officeart/2005/8/layout/hierarchy4"/>
    <dgm:cxn modelId="{914E09EF-5D97-4160-BD3D-B692CA509AAE}" type="presParOf" srcId="{8F4C8D26-0847-4B20-B47F-4082639CE4F2}" destId="{3FBF985E-D0BF-4FA5-9184-C1D3D8962DA7}" srcOrd="0" destOrd="0" presId="urn:microsoft.com/office/officeart/2005/8/layout/hierarchy4"/>
    <dgm:cxn modelId="{192FF60B-38C5-4DC9-9F57-862C7C168BF2}" type="presParOf" srcId="{8F4C8D26-0847-4B20-B47F-4082639CE4F2}" destId="{EDAF5423-D198-42C5-902F-74E8CFCB1B1E}" srcOrd="1" destOrd="0" presId="urn:microsoft.com/office/officeart/2005/8/layout/hierarchy4"/>
    <dgm:cxn modelId="{AFB786BA-C7AC-46A7-BD80-9EF4CA8DE290}" type="presParOf" srcId="{23395057-7012-489C-8FB0-5EDCA3475B4E}" destId="{95ABC64E-798B-424A-A9D6-0B0D0EE8889C}" srcOrd="7" destOrd="0" presId="urn:microsoft.com/office/officeart/2005/8/layout/hierarchy4"/>
    <dgm:cxn modelId="{E7694BE6-D28B-43ED-8E5A-3492549F7561}" type="presParOf" srcId="{23395057-7012-489C-8FB0-5EDCA3475B4E}" destId="{6DEA2BB9-3440-4DC6-9744-7535691DBF0A}" srcOrd="8" destOrd="0" presId="urn:microsoft.com/office/officeart/2005/8/layout/hierarchy4"/>
    <dgm:cxn modelId="{E7D41A12-A1A7-452B-B810-BDDCAA15304A}" type="presParOf" srcId="{6DEA2BB9-3440-4DC6-9744-7535691DBF0A}" destId="{C4901BD9-F6C8-48D3-A3C7-F03EE565E517}" srcOrd="0" destOrd="0" presId="urn:microsoft.com/office/officeart/2005/8/layout/hierarchy4"/>
    <dgm:cxn modelId="{5E9E234F-9832-408E-97BE-9C1C4CBCDF2C}" type="presParOf" srcId="{6DEA2BB9-3440-4DC6-9744-7535691DBF0A}" destId="{BBD96E8D-1AC8-4070-8882-6E363F16FC95}" srcOrd="1" destOrd="0" presId="urn:microsoft.com/office/officeart/2005/8/layout/hierarchy4"/>
    <dgm:cxn modelId="{C5391121-0C77-420E-954E-3725DB763202}" type="presParOf" srcId="{23395057-7012-489C-8FB0-5EDCA3475B4E}" destId="{1C47AC6B-DB70-433C-80FC-0BFB757D3432}" srcOrd="9" destOrd="0" presId="urn:microsoft.com/office/officeart/2005/8/layout/hierarchy4"/>
    <dgm:cxn modelId="{B700072B-27BC-4EBE-87A9-6A4F5A7368FB}" type="presParOf" srcId="{23395057-7012-489C-8FB0-5EDCA3475B4E}" destId="{4B274921-B437-42E5-A665-AC9D5BD50D36}" srcOrd="10" destOrd="0" presId="urn:microsoft.com/office/officeart/2005/8/layout/hierarchy4"/>
    <dgm:cxn modelId="{1EE82331-86BC-4A3E-9DD9-BB8F5B3989F7}" type="presParOf" srcId="{4B274921-B437-42E5-A665-AC9D5BD50D36}" destId="{40BD8EC0-6877-47CF-BACC-CBF47CFF9661}" srcOrd="0" destOrd="0" presId="urn:microsoft.com/office/officeart/2005/8/layout/hierarchy4"/>
    <dgm:cxn modelId="{51AC71FA-611D-4040-AE4A-CD9858F26BF4}" type="presParOf" srcId="{4B274921-B437-42E5-A665-AC9D5BD50D36}" destId="{32B458AD-11BF-4D53-9C47-6D3F372391F4}" srcOrd="1" destOrd="0" presId="urn:microsoft.com/office/officeart/2005/8/layout/hierarchy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94EE48F9-EFFC-4089-84C0-EFE73CABA94B}">
      <dgm:prSet/>
      <dgm:spPr/>
      <dgm:t>
        <a:bodyPr/>
        <a:lstStyle/>
        <a:p>
          <a:pPr marR="0" algn="ctr" rtl="0"/>
          <a:r>
            <a:rPr lang="zh-CN" altLang="en-US" b="0" i="0" u="none" strike="noStrike" kern="100" baseline="0" smtClean="0">
              <a:latin typeface="Calibri"/>
              <a:ea typeface="宋体"/>
            </a:rPr>
            <a:t>网站前台</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0CF66384-3D7F-46D3-B561-EC1BD4EF3A94}">
      <dgm:prSet/>
      <dgm:spPr/>
      <dgm:t>
        <a:bodyPr/>
        <a:lstStyle/>
        <a:p>
          <a:pPr marR="0" algn="ctr" rtl="0"/>
          <a:r>
            <a:rPr lang="zh-CN" altLang="en-US" smtClean="0"/>
            <a:t>首页</a:t>
          </a:r>
        </a:p>
      </dgm:t>
    </dgm:pt>
    <dgm:pt modelId="{C99FB395-1349-40CE-A2A2-C8155001AA90}" type="parTrans" cxnId="{8DCDEB97-0359-4BD9-B587-833467A85076}">
      <dgm:prSet/>
      <dgm:spPr/>
      <dgm:t>
        <a:bodyPr/>
        <a:lstStyle/>
        <a:p>
          <a:endParaRPr lang="zh-CN" altLang="en-US"/>
        </a:p>
      </dgm:t>
    </dgm:pt>
    <dgm:pt modelId="{6992918E-3FA1-49D9-A53D-3457EE6A80B2}" type="sibTrans" cxnId="{8DCDEB97-0359-4BD9-B587-833467A85076}">
      <dgm:prSet/>
      <dgm:spPr/>
      <dgm:t>
        <a:bodyPr/>
        <a:lstStyle/>
        <a:p>
          <a:endParaRPr lang="zh-CN" altLang="en-US"/>
        </a:p>
      </dgm:t>
    </dgm:pt>
    <dgm:pt modelId="{34AAFC89-A6C6-4459-BAD4-58CDE5EEB7C3}">
      <dgm:prSet/>
      <dgm:spPr/>
      <dgm:t>
        <a:bodyPr/>
        <a:lstStyle/>
        <a:p>
          <a:pPr marR="0" algn="ctr" rtl="0"/>
          <a:r>
            <a:rPr lang="zh-CN" altLang="en-US" smtClean="0"/>
            <a:t>全部群组</a:t>
          </a:r>
        </a:p>
      </dgm:t>
    </dgm:pt>
    <dgm:pt modelId="{F4EB182E-70D1-4DBA-BEDE-941B0184E523}" type="parTrans" cxnId="{D57B0359-A566-4B65-846C-155CFCAA5354}">
      <dgm:prSet/>
      <dgm:spPr/>
      <dgm:t>
        <a:bodyPr/>
        <a:lstStyle/>
        <a:p>
          <a:endParaRPr lang="zh-CN" altLang="en-US"/>
        </a:p>
      </dgm:t>
    </dgm:pt>
    <dgm:pt modelId="{D340EDAC-81D4-4575-8EB3-B06F6AE8737F}" type="sibTrans" cxnId="{D57B0359-A566-4B65-846C-155CFCAA5354}">
      <dgm:prSet/>
      <dgm:spPr/>
      <dgm:t>
        <a:bodyPr/>
        <a:lstStyle/>
        <a:p>
          <a:endParaRPr lang="zh-CN" altLang="en-US"/>
        </a:p>
      </dgm:t>
    </dgm:pt>
    <dgm:pt modelId="{86858CC5-21E2-43E5-A2A8-1322C85F26A4}">
      <dgm:prSet/>
      <dgm:spPr/>
      <dgm:t>
        <a:bodyPr/>
        <a:lstStyle/>
        <a:p>
          <a:pPr marR="0" algn="ctr" rtl="0"/>
          <a:r>
            <a:rPr lang="zh-CN" altLang="en-US" smtClean="0"/>
            <a:t>群组详情页</a:t>
          </a:r>
        </a:p>
      </dgm:t>
    </dgm:pt>
    <dgm:pt modelId="{8775C017-0B98-4A8E-BB96-067D5C4B4A3A}" type="parTrans" cxnId="{E7FEFAC2-F514-4D40-B959-4981C115B3A7}">
      <dgm:prSet/>
      <dgm:spPr/>
      <dgm:t>
        <a:bodyPr/>
        <a:lstStyle/>
        <a:p>
          <a:endParaRPr lang="zh-CN" altLang="en-US"/>
        </a:p>
      </dgm:t>
    </dgm:pt>
    <dgm:pt modelId="{8E7D9056-BD22-415F-B92B-F3742E02016C}" type="sibTrans" cxnId="{E7FEFAC2-F514-4D40-B959-4981C115B3A7}">
      <dgm:prSet/>
      <dgm:spPr/>
      <dgm:t>
        <a:bodyPr/>
        <a:lstStyle/>
        <a:p>
          <a:endParaRPr lang="zh-CN" altLang="en-US"/>
        </a:p>
      </dgm:t>
    </dgm:pt>
    <dgm:pt modelId="{B0A4F5ED-7E9C-4D55-976B-9B441728858A}">
      <dgm:prSet/>
      <dgm:spPr/>
      <dgm:t>
        <a:bodyPr/>
        <a:lstStyle/>
        <a:p>
          <a:pPr marR="0" algn="ctr" rtl="0"/>
          <a:r>
            <a:rPr lang="zh-CN" altLang="en-US" smtClean="0"/>
            <a:t>帖子详情页</a:t>
          </a:r>
        </a:p>
      </dgm:t>
    </dgm:pt>
    <dgm:pt modelId="{01948B86-E4CC-45D8-8219-46EDAB73D6FE}" type="parTrans" cxnId="{AEDE84EE-2CFC-4C67-94A9-5C3DD658FB64}">
      <dgm:prSet/>
      <dgm:spPr/>
      <dgm:t>
        <a:bodyPr/>
        <a:lstStyle/>
        <a:p>
          <a:endParaRPr lang="zh-CN" altLang="en-US"/>
        </a:p>
      </dgm:t>
    </dgm:pt>
    <dgm:pt modelId="{19FEFADA-5F2A-473B-84B2-CC6179B72C14}" type="sibTrans" cxnId="{AEDE84EE-2CFC-4C67-94A9-5C3DD658FB64}">
      <dgm:prSet/>
      <dgm:spPr/>
      <dgm:t>
        <a:bodyPr/>
        <a:lstStyle/>
        <a:p>
          <a:endParaRPr lang="zh-CN" altLang="en-US"/>
        </a:p>
      </dgm:t>
    </dgm:pt>
    <dgm:pt modelId="{2446F5C4-E99C-4B3C-8B5F-9637EFAA54D4}">
      <dgm:prSet/>
      <dgm:spPr/>
      <dgm:t>
        <a:bodyPr/>
        <a:lstStyle/>
        <a:p>
          <a:pPr marR="0" algn="ctr" rtl="0"/>
          <a:r>
            <a:rPr lang="zh-CN" altLang="en-US" smtClean="0"/>
            <a:t>注册</a:t>
          </a:r>
        </a:p>
      </dgm:t>
    </dgm:pt>
    <dgm:pt modelId="{64251CFA-43AC-4BAA-AAAB-13881C192727}" type="parTrans" cxnId="{7688C243-7341-4AB5-8C5B-56417057F9AE}">
      <dgm:prSet/>
      <dgm:spPr/>
      <dgm:t>
        <a:bodyPr/>
        <a:lstStyle/>
        <a:p>
          <a:endParaRPr lang="zh-CN" altLang="en-US"/>
        </a:p>
      </dgm:t>
    </dgm:pt>
    <dgm:pt modelId="{8E1E201D-0917-408C-B496-8CA19D7DFAA7}" type="sibTrans" cxnId="{7688C243-7341-4AB5-8C5B-56417057F9AE}">
      <dgm:prSet/>
      <dgm:spPr/>
      <dgm:t>
        <a:bodyPr/>
        <a:lstStyle/>
        <a:p>
          <a:endParaRPr lang="zh-CN" altLang="en-US"/>
        </a:p>
      </dgm:t>
    </dgm:pt>
    <dgm:pt modelId="{D935C816-5303-4BC6-AC34-83C0F011332F}">
      <dgm:prSet/>
      <dgm:spPr/>
      <dgm:t>
        <a:bodyPr/>
        <a:lstStyle/>
        <a:p>
          <a:pPr marR="0" algn="ctr" rtl="0"/>
          <a:r>
            <a:rPr lang="zh-CN" altLang="en-US" smtClean="0"/>
            <a:t>登录</a:t>
          </a:r>
        </a:p>
      </dgm:t>
    </dgm:pt>
    <dgm:pt modelId="{73DCD3B5-B288-4A73-A0D9-265EB34B8607}" type="parTrans" cxnId="{73647523-836F-4A65-B72B-3147151548CC}">
      <dgm:prSet/>
      <dgm:spPr/>
      <dgm:t>
        <a:bodyPr/>
        <a:lstStyle/>
        <a:p>
          <a:endParaRPr lang="zh-CN" altLang="en-US"/>
        </a:p>
      </dgm:t>
    </dgm:pt>
    <dgm:pt modelId="{044AFE99-AAEF-4C98-B5FD-950C83DF1088}" type="sibTrans" cxnId="{73647523-836F-4A65-B72B-3147151548CC}">
      <dgm:prSet/>
      <dgm:spPr/>
      <dgm:t>
        <a:bodyPr/>
        <a:lstStyle/>
        <a:p>
          <a:endParaRPr lang="zh-CN" altLang="en-US"/>
        </a:p>
      </dgm:t>
    </dgm:pt>
    <dgm:pt modelId="{0B835C80-B51E-45F5-92F5-DF2D85761FDD}">
      <dgm:prSet/>
      <dgm:spPr/>
      <dgm:t>
        <a:bodyPr/>
        <a:lstStyle/>
        <a:p>
          <a:pPr marR="0" algn="ctr" rtl="0"/>
          <a:r>
            <a:rPr lang="zh-CN" altLang="en-US" smtClean="0"/>
            <a:t>个人中心</a:t>
          </a:r>
        </a:p>
      </dgm:t>
    </dgm:pt>
    <dgm:pt modelId="{C6B3DD10-0483-439E-86C4-BD3E1744BBCD}" type="parTrans" cxnId="{5614FCF3-57AE-4BA7-8540-EB279D26934F}">
      <dgm:prSet/>
      <dgm:spPr/>
      <dgm:t>
        <a:bodyPr/>
        <a:lstStyle/>
        <a:p>
          <a:endParaRPr lang="zh-CN" altLang="en-US"/>
        </a:p>
      </dgm:t>
    </dgm:pt>
    <dgm:pt modelId="{AC3C0D33-25E4-4309-9387-51CE17672261}" type="sibTrans" cxnId="{5614FCF3-57AE-4BA7-8540-EB279D26934F}">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F71D56DB-61F7-4AC2-893C-2B896FF01039}" type="pres">
      <dgm:prSet presAssocID="{94EE48F9-EFFC-4089-84C0-EFE73CABA94B}" presName="vertOne" presStyleCnt="0"/>
      <dgm:spPr/>
    </dgm:pt>
    <dgm:pt modelId="{88045CDC-658A-46DA-8689-C66E4E107692}" type="pres">
      <dgm:prSet presAssocID="{94EE48F9-EFFC-4089-84C0-EFE73CABA94B}" presName="txOne" presStyleLbl="node0" presStyleIdx="0" presStyleCnt="1">
        <dgm:presLayoutVars>
          <dgm:chPref val="3"/>
        </dgm:presLayoutVars>
      </dgm:prSet>
      <dgm:spPr/>
      <dgm:t>
        <a:bodyPr/>
        <a:lstStyle/>
        <a:p>
          <a:endParaRPr lang="zh-CN" altLang="en-US"/>
        </a:p>
      </dgm:t>
    </dgm:pt>
    <dgm:pt modelId="{AA92A42B-A212-4546-B4FE-2CEA8EF645BE}" type="pres">
      <dgm:prSet presAssocID="{94EE48F9-EFFC-4089-84C0-EFE73CABA94B}" presName="parTransOne" presStyleCnt="0"/>
      <dgm:spPr/>
    </dgm:pt>
    <dgm:pt modelId="{E539037C-9804-42ED-BE3F-BF2B92F0411E}" type="pres">
      <dgm:prSet presAssocID="{94EE48F9-EFFC-4089-84C0-EFE73CABA94B}" presName="horzOne" presStyleCnt="0"/>
      <dgm:spPr/>
    </dgm:pt>
    <dgm:pt modelId="{6D670A30-D144-436F-A01C-6C8E09B43CBF}" type="pres">
      <dgm:prSet presAssocID="{0CF66384-3D7F-46D3-B561-EC1BD4EF3A94}" presName="vertTwo" presStyleCnt="0"/>
      <dgm:spPr/>
    </dgm:pt>
    <dgm:pt modelId="{2CBD7BA9-6DF7-45A8-8A19-5C594F3E86B0}" type="pres">
      <dgm:prSet presAssocID="{0CF66384-3D7F-46D3-B561-EC1BD4EF3A94}" presName="txTwo" presStyleLbl="node2" presStyleIdx="0" presStyleCnt="7">
        <dgm:presLayoutVars>
          <dgm:chPref val="3"/>
        </dgm:presLayoutVars>
      </dgm:prSet>
      <dgm:spPr/>
    </dgm:pt>
    <dgm:pt modelId="{B20181AC-2FF5-4319-B107-1F3871522948}" type="pres">
      <dgm:prSet presAssocID="{0CF66384-3D7F-46D3-B561-EC1BD4EF3A94}" presName="horzTwo" presStyleCnt="0"/>
      <dgm:spPr/>
    </dgm:pt>
    <dgm:pt modelId="{1B66F735-BF8D-476A-BB43-3ED978B11B6D}" type="pres">
      <dgm:prSet presAssocID="{6992918E-3FA1-49D9-A53D-3457EE6A80B2}" presName="sibSpaceTwo" presStyleCnt="0"/>
      <dgm:spPr/>
    </dgm:pt>
    <dgm:pt modelId="{4A077395-7005-4195-882B-E01DEC0F0231}" type="pres">
      <dgm:prSet presAssocID="{34AAFC89-A6C6-4459-BAD4-58CDE5EEB7C3}" presName="vertTwo" presStyleCnt="0"/>
      <dgm:spPr/>
    </dgm:pt>
    <dgm:pt modelId="{24043245-788D-4DE5-9E2A-95372AC34394}" type="pres">
      <dgm:prSet presAssocID="{34AAFC89-A6C6-4459-BAD4-58CDE5EEB7C3}" presName="txTwo" presStyleLbl="node2" presStyleIdx="1" presStyleCnt="7">
        <dgm:presLayoutVars>
          <dgm:chPref val="3"/>
        </dgm:presLayoutVars>
      </dgm:prSet>
      <dgm:spPr/>
      <dgm:t>
        <a:bodyPr/>
        <a:lstStyle/>
        <a:p>
          <a:endParaRPr lang="zh-CN" altLang="en-US"/>
        </a:p>
      </dgm:t>
    </dgm:pt>
    <dgm:pt modelId="{47291317-6A3C-4D0D-9FAE-48EAB2D7A067}" type="pres">
      <dgm:prSet presAssocID="{34AAFC89-A6C6-4459-BAD4-58CDE5EEB7C3}" presName="horzTwo" presStyleCnt="0"/>
      <dgm:spPr/>
    </dgm:pt>
    <dgm:pt modelId="{CA688225-64C0-4A5F-8B21-B635D041B8D6}" type="pres">
      <dgm:prSet presAssocID="{D340EDAC-81D4-4575-8EB3-B06F6AE8737F}" presName="sibSpaceTwo" presStyleCnt="0"/>
      <dgm:spPr/>
    </dgm:pt>
    <dgm:pt modelId="{445C1033-35AE-4BCB-BBFB-3FC7DFF876B2}" type="pres">
      <dgm:prSet presAssocID="{86858CC5-21E2-43E5-A2A8-1322C85F26A4}" presName="vertTwo" presStyleCnt="0"/>
      <dgm:spPr/>
    </dgm:pt>
    <dgm:pt modelId="{800CF89B-3841-4A83-929C-EE4D64897FC2}" type="pres">
      <dgm:prSet presAssocID="{86858CC5-21E2-43E5-A2A8-1322C85F26A4}" presName="txTwo" presStyleLbl="node2" presStyleIdx="2" presStyleCnt="7">
        <dgm:presLayoutVars>
          <dgm:chPref val="3"/>
        </dgm:presLayoutVars>
      </dgm:prSet>
      <dgm:spPr/>
    </dgm:pt>
    <dgm:pt modelId="{AC6192B2-9CB7-4E11-AA8E-71A1C684A356}" type="pres">
      <dgm:prSet presAssocID="{86858CC5-21E2-43E5-A2A8-1322C85F26A4}" presName="horzTwo" presStyleCnt="0"/>
      <dgm:spPr/>
    </dgm:pt>
    <dgm:pt modelId="{935E38CE-3148-47B5-A3BA-605DA6A79E59}" type="pres">
      <dgm:prSet presAssocID="{8E7D9056-BD22-415F-B92B-F3742E02016C}" presName="sibSpaceTwo" presStyleCnt="0"/>
      <dgm:spPr/>
    </dgm:pt>
    <dgm:pt modelId="{31EAE655-1048-4BFD-83EF-74062D7596D8}" type="pres">
      <dgm:prSet presAssocID="{B0A4F5ED-7E9C-4D55-976B-9B441728858A}" presName="vertTwo" presStyleCnt="0"/>
      <dgm:spPr/>
    </dgm:pt>
    <dgm:pt modelId="{96E8048B-B28D-46B5-B417-CC374DA81A1B}" type="pres">
      <dgm:prSet presAssocID="{B0A4F5ED-7E9C-4D55-976B-9B441728858A}" presName="txTwo" presStyleLbl="node2" presStyleIdx="3" presStyleCnt="7">
        <dgm:presLayoutVars>
          <dgm:chPref val="3"/>
        </dgm:presLayoutVars>
      </dgm:prSet>
      <dgm:spPr/>
    </dgm:pt>
    <dgm:pt modelId="{528000D8-9BF1-445F-8C91-B4F8DE1A8768}" type="pres">
      <dgm:prSet presAssocID="{B0A4F5ED-7E9C-4D55-976B-9B441728858A}" presName="horzTwo" presStyleCnt="0"/>
      <dgm:spPr/>
    </dgm:pt>
    <dgm:pt modelId="{95CB9E1D-4467-4006-B8EF-4658DAA2A3C0}" type="pres">
      <dgm:prSet presAssocID="{19FEFADA-5F2A-473B-84B2-CC6179B72C14}" presName="sibSpaceTwo" presStyleCnt="0"/>
      <dgm:spPr/>
    </dgm:pt>
    <dgm:pt modelId="{D1004743-F856-4F15-92B9-B253A36F54C8}" type="pres">
      <dgm:prSet presAssocID="{2446F5C4-E99C-4B3C-8B5F-9637EFAA54D4}" presName="vertTwo" presStyleCnt="0"/>
      <dgm:spPr/>
    </dgm:pt>
    <dgm:pt modelId="{742BD1F4-62D3-4070-B7AC-68FB521AB8A9}" type="pres">
      <dgm:prSet presAssocID="{2446F5C4-E99C-4B3C-8B5F-9637EFAA54D4}" presName="txTwo" presStyleLbl="node2" presStyleIdx="4" presStyleCnt="7">
        <dgm:presLayoutVars>
          <dgm:chPref val="3"/>
        </dgm:presLayoutVars>
      </dgm:prSet>
      <dgm:spPr/>
    </dgm:pt>
    <dgm:pt modelId="{8062965C-C7C3-447C-A854-7BC13B91EBC4}" type="pres">
      <dgm:prSet presAssocID="{2446F5C4-E99C-4B3C-8B5F-9637EFAA54D4}" presName="horzTwo" presStyleCnt="0"/>
      <dgm:spPr/>
    </dgm:pt>
    <dgm:pt modelId="{A8AE4315-7677-4231-9916-117280CF721D}" type="pres">
      <dgm:prSet presAssocID="{8E1E201D-0917-408C-B496-8CA19D7DFAA7}" presName="sibSpaceTwo" presStyleCnt="0"/>
      <dgm:spPr/>
    </dgm:pt>
    <dgm:pt modelId="{663CF5A2-F34A-48B0-924F-8D01F553AA51}" type="pres">
      <dgm:prSet presAssocID="{D935C816-5303-4BC6-AC34-83C0F011332F}" presName="vertTwo" presStyleCnt="0"/>
      <dgm:spPr/>
    </dgm:pt>
    <dgm:pt modelId="{9E61A2B4-FC89-4A88-9619-14EE137A586E}" type="pres">
      <dgm:prSet presAssocID="{D935C816-5303-4BC6-AC34-83C0F011332F}" presName="txTwo" presStyleLbl="node2" presStyleIdx="5" presStyleCnt="7">
        <dgm:presLayoutVars>
          <dgm:chPref val="3"/>
        </dgm:presLayoutVars>
      </dgm:prSet>
      <dgm:spPr/>
    </dgm:pt>
    <dgm:pt modelId="{6B8C9F71-6C5D-43AF-8B7B-719A3BC8B2E9}" type="pres">
      <dgm:prSet presAssocID="{D935C816-5303-4BC6-AC34-83C0F011332F}" presName="horzTwo" presStyleCnt="0"/>
      <dgm:spPr/>
    </dgm:pt>
    <dgm:pt modelId="{FFC6D667-A435-47F4-89E0-99DF616115C5}" type="pres">
      <dgm:prSet presAssocID="{044AFE99-AAEF-4C98-B5FD-950C83DF1088}" presName="sibSpaceTwo" presStyleCnt="0"/>
      <dgm:spPr/>
    </dgm:pt>
    <dgm:pt modelId="{1DC32433-E469-44C2-A670-A73B6176E29E}" type="pres">
      <dgm:prSet presAssocID="{0B835C80-B51E-45F5-92F5-DF2D85761FDD}" presName="vertTwo" presStyleCnt="0"/>
      <dgm:spPr/>
    </dgm:pt>
    <dgm:pt modelId="{87E85046-298F-4E54-904F-D3FE51179EFE}" type="pres">
      <dgm:prSet presAssocID="{0B835C80-B51E-45F5-92F5-DF2D85761FDD}" presName="txTwo" presStyleLbl="node2" presStyleIdx="6" presStyleCnt="7">
        <dgm:presLayoutVars>
          <dgm:chPref val="3"/>
        </dgm:presLayoutVars>
      </dgm:prSet>
      <dgm:spPr/>
    </dgm:pt>
    <dgm:pt modelId="{8E55CB69-35E0-4AC8-848E-B5772F1AB401}" type="pres">
      <dgm:prSet presAssocID="{0B835C80-B51E-45F5-92F5-DF2D85761FDD}" presName="horzTwo" presStyleCnt="0"/>
      <dgm:spPr/>
    </dgm:pt>
  </dgm:ptLst>
  <dgm:cxnLst>
    <dgm:cxn modelId="{7688C243-7341-4AB5-8C5B-56417057F9AE}" srcId="{94EE48F9-EFFC-4089-84C0-EFE73CABA94B}" destId="{2446F5C4-E99C-4B3C-8B5F-9637EFAA54D4}" srcOrd="4" destOrd="0" parTransId="{64251CFA-43AC-4BAA-AAAB-13881C192727}" sibTransId="{8E1E201D-0917-408C-B496-8CA19D7DFAA7}"/>
    <dgm:cxn modelId="{D57B0359-A566-4B65-846C-155CFCAA5354}" srcId="{94EE48F9-EFFC-4089-84C0-EFE73CABA94B}" destId="{34AAFC89-A6C6-4459-BAD4-58CDE5EEB7C3}" srcOrd="1" destOrd="0" parTransId="{F4EB182E-70D1-4DBA-BEDE-941B0184E523}" sibTransId="{D340EDAC-81D4-4575-8EB3-B06F6AE8737F}"/>
    <dgm:cxn modelId="{73647523-836F-4A65-B72B-3147151548CC}" srcId="{94EE48F9-EFFC-4089-84C0-EFE73CABA94B}" destId="{D935C816-5303-4BC6-AC34-83C0F011332F}" srcOrd="5" destOrd="0" parTransId="{73DCD3B5-B288-4A73-A0D9-265EB34B8607}" sibTransId="{044AFE99-AAEF-4C98-B5FD-950C83DF1088}"/>
    <dgm:cxn modelId="{09FB4CC7-5F2C-423B-802E-E74B681FB203}" type="presOf" srcId="{FB6E76F2-58B4-46E4-BE24-A39E54919FB8}" destId="{3D83438F-CCF2-458A-A629-D3C7FE224C82}" srcOrd="0" destOrd="0" presId="urn:microsoft.com/office/officeart/2005/8/layout/hierarchy4"/>
    <dgm:cxn modelId="{7B258FC7-1ED0-4758-8AB7-5C0216114664}" type="presOf" srcId="{34AAFC89-A6C6-4459-BAD4-58CDE5EEB7C3}" destId="{24043245-788D-4DE5-9E2A-95372AC34394}" srcOrd="0" destOrd="0" presId="urn:microsoft.com/office/officeart/2005/8/layout/hierarchy4"/>
    <dgm:cxn modelId="{E0C55E54-E029-4BC3-9274-680A18992F75}" type="presOf" srcId="{B0A4F5ED-7E9C-4D55-976B-9B441728858A}" destId="{96E8048B-B28D-46B5-B417-CC374DA81A1B}" srcOrd="0" destOrd="0" presId="urn:microsoft.com/office/officeart/2005/8/layout/hierarchy4"/>
    <dgm:cxn modelId="{8DCDEB97-0359-4BD9-B587-833467A85076}" srcId="{94EE48F9-EFFC-4089-84C0-EFE73CABA94B}" destId="{0CF66384-3D7F-46D3-B561-EC1BD4EF3A94}" srcOrd="0" destOrd="0" parTransId="{C99FB395-1349-40CE-A2A2-C8155001AA90}" sibTransId="{6992918E-3FA1-49D9-A53D-3457EE6A80B2}"/>
    <dgm:cxn modelId="{E7FEFAC2-F514-4D40-B959-4981C115B3A7}" srcId="{94EE48F9-EFFC-4089-84C0-EFE73CABA94B}" destId="{86858CC5-21E2-43E5-A2A8-1322C85F26A4}" srcOrd="2" destOrd="0" parTransId="{8775C017-0B98-4A8E-BB96-067D5C4B4A3A}" sibTransId="{8E7D9056-BD22-415F-B92B-F3742E02016C}"/>
    <dgm:cxn modelId="{AEDE84EE-2CFC-4C67-94A9-5C3DD658FB64}" srcId="{94EE48F9-EFFC-4089-84C0-EFE73CABA94B}" destId="{B0A4F5ED-7E9C-4D55-976B-9B441728858A}" srcOrd="3" destOrd="0" parTransId="{01948B86-E4CC-45D8-8219-46EDAB73D6FE}" sibTransId="{19FEFADA-5F2A-473B-84B2-CC6179B72C14}"/>
    <dgm:cxn modelId="{3DF5F71B-1D7F-44C7-B4C2-09901285AA1C}" type="presOf" srcId="{2446F5C4-E99C-4B3C-8B5F-9637EFAA54D4}" destId="{742BD1F4-62D3-4070-B7AC-68FB521AB8A9}" srcOrd="0" destOrd="0" presId="urn:microsoft.com/office/officeart/2005/8/layout/hierarchy4"/>
    <dgm:cxn modelId="{38928EF6-9A9D-4512-AF5A-05E91E7C983D}" type="presOf" srcId="{94EE48F9-EFFC-4089-84C0-EFE73CABA94B}" destId="{88045CDC-658A-46DA-8689-C66E4E107692}" srcOrd="0" destOrd="0" presId="urn:microsoft.com/office/officeart/2005/8/layout/hierarchy4"/>
    <dgm:cxn modelId="{6089A6D5-90CA-4724-A3EC-393E67920069}" srcId="{FB6E76F2-58B4-46E4-BE24-A39E54919FB8}" destId="{94EE48F9-EFFC-4089-84C0-EFE73CABA94B}" srcOrd="0" destOrd="0" parTransId="{AC68FE69-D32C-4DEA-A6BF-F2DE316FD155}" sibTransId="{76E33084-DA12-4A66-A246-297F5BFDFAC3}"/>
    <dgm:cxn modelId="{D3EBDFD6-54AA-465E-8A0E-3DD6B3161C64}" type="presOf" srcId="{D935C816-5303-4BC6-AC34-83C0F011332F}" destId="{9E61A2B4-FC89-4A88-9619-14EE137A586E}" srcOrd="0" destOrd="0" presId="urn:microsoft.com/office/officeart/2005/8/layout/hierarchy4"/>
    <dgm:cxn modelId="{5614FCF3-57AE-4BA7-8540-EB279D26934F}" srcId="{94EE48F9-EFFC-4089-84C0-EFE73CABA94B}" destId="{0B835C80-B51E-45F5-92F5-DF2D85761FDD}" srcOrd="6" destOrd="0" parTransId="{C6B3DD10-0483-439E-86C4-BD3E1744BBCD}" sibTransId="{AC3C0D33-25E4-4309-9387-51CE17672261}"/>
    <dgm:cxn modelId="{9B86D1D6-6CB1-44FA-8A1C-CA6DF1C81785}" type="presOf" srcId="{0B835C80-B51E-45F5-92F5-DF2D85761FDD}" destId="{87E85046-298F-4E54-904F-D3FE51179EFE}" srcOrd="0" destOrd="0" presId="urn:microsoft.com/office/officeart/2005/8/layout/hierarchy4"/>
    <dgm:cxn modelId="{07251377-B266-4C1B-AF8E-352DA04E67D8}" type="presOf" srcId="{0CF66384-3D7F-46D3-B561-EC1BD4EF3A94}" destId="{2CBD7BA9-6DF7-45A8-8A19-5C594F3E86B0}" srcOrd="0" destOrd="0" presId="urn:microsoft.com/office/officeart/2005/8/layout/hierarchy4"/>
    <dgm:cxn modelId="{0BBF474F-B89F-405B-B969-A91434A5768B}" type="presOf" srcId="{86858CC5-21E2-43E5-A2A8-1322C85F26A4}" destId="{800CF89B-3841-4A83-929C-EE4D64897FC2}" srcOrd="0" destOrd="0" presId="urn:microsoft.com/office/officeart/2005/8/layout/hierarchy4"/>
    <dgm:cxn modelId="{BCFE5503-EC6D-4592-9436-922692238146}" type="presParOf" srcId="{3D83438F-CCF2-458A-A629-D3C7FE224C82}" destId="{F71D56DB-61F7-4AC2-893C-2B896FF01039}" srcOrd="0" destOrd="0" presId="urn:microsoft.com/office/officeart/2005/8/layout/hierarchy4"/>
    <dgm:cxn modelId="{0F4F4314-FEF4-4326-BA0E-11842AA66F5B}" type="presParOf" srcId="{F71D56DB-61F7-4AC2-893C-2B896FF01039}" destId="{88045CDC-658A-46DA-8689-C66E4E107692}" srcOrd="0" destOrd="0" presId="urn:microsoft.com/office/officeart/2005/8/layout/hierarchy4"/>
    <dgm:cxn modelId="{2B599249-6FA1-4A71-9717-DEC1A4F0678C}" type="presParOf" srcId="{F71D56DB-61F7-4AC2-893C-2B896FF01039}" destId="{AA92A42B-A212-4546-B4FE-2CEA8EF645BE}" srcOrd="1" destOrd="0" presId="urn:microsoft.com/office/officeart/2005/8/layout/hierarchy4"/>
    <dgm:cxn modelId="{2EE74B1A-DCA3-4F36-9725-AE833EB49A14}" type="presParOf" srcId="{F71D56DB-61F7-4AC2-893C-2B896FF01039}" destId="{E539037C-9804-42ED-BE3F-BF2B92F0411E}" srcOrd="2" destOrd="0" presId="urn:microsoft.com/office/officeart/2005/8/layout/hierarchy4"/>
    <dgm:cxn modelId="{8703E9EF-E219-4793-B6B7-50CFEE2AE151}" type="presParOf" srcId="{E539037C-9804-42ED-BE3F-BF2B92F0411E}" destId="{6D670A30-D144-436F-A01C-6C8E09B43CBF}" srcOrd="0" destOrd="0" presId="urn:microsoft.com/office/officeart/2005/8/layout/hierarchy4"/>
    <dgm:cxn modelId="{DB31796E-98E0-4E08-A260-CADEFACD02F6}" type="presParOf" srcId="{6D670A30-D144-436F-A01C-6C8E09B43CBF}" destId="{2CBD7BA9-6DF7-45A8-8A19-5C594F3E86B0}" srcOrd="0" destOrd="0" presId="urn:microsoft.com/office/officeart/2005/8/layout/hierarchy4"/>
    <dgm:cxn modelId="{F54ADC7E-E3E6-4BCF-842F-475D19734299}" type="presParOf" srcId="{6D670A30-D144-436F-A01C-6C8E09B43CBF}" destId="{B20181AC-2FF5-4319-B107-1F3871522948}" srcOrd="1" destOrd="0" presId="urn:microsoft.com/office/officeart/2005/8/layout/hierarchy4"/>
    <dgm:cxn modelId="{112568AA-9167-4806-9358-161CD7F81E25}" type="presParOf" srcId="{E539037C-9804-42ED-BE3F-BF2B92F0411E}" destId="{1B66F735-BF8D-476A-BB43-3ED978B11B6D}" srcOrd="1" destOrd="0" presId="urn:microsoft.com/office/officeart/2005/8/layout/hierarchy4"/>
    <dgm:cxn modelId="{633FD93D-BD93-4648-9F10-74B9887654C1}" type="presParOf" srcId="{E539037C-9804-42ED-BE3F-BF2B92F0411E}" destId="{4A077395-7005-4195-882B-E01DEC0F0231}" srcOrd="2" destOrd="0" presId="urn:microsoft.com/office/officeart/2005/8/layout/hierarchy4"/>
    <dgm:cxn modelId="{564DB9D6-03F0-4160-8324-997E7860DBDF}" type="presParOf" srcId="{4A077395-7005-4195-882B-E01DEC0F0231}" destId="{24043245-788D-4DE5-9E2A-95372AC34394}" srcOrd="0" destOrd="0" presId="urn:microsoft.com/office/officeart/2005/8/layout/hierarchy4"/>
    <dgm:cxn modelId="{F4465C6C-3E31-42FD-839C-C7DD1981E6E1}" type="presParOf" srcId="{4A077395-7005-4195-882B-E01DEC0F0231}" destId="{47291317-6A3C-4D0D-9FAE-48EAB2D7A067}" srcOrd="1" destOrd="0" presId="urn:microsoft.com/office/officeart/2005/8/layout/hierarchy4"/>
    <dgm:cxn modelId="{D403A3A2-4AE4-4A00-BF17-551C6917D19E}" type="presParOf" srcId="{E539037C-9804-42ED-BE3F-BF2B92F0411E}" destId="{CA688225-64C0-4A5F-8B21-B635D041B8D6}" srcOrd="3" destOrd="0" presId="urn:microsoft.com/office/officeart/2005/8/layout/hierarchy4"/>
    <dgm:cxn modelId="{04A0F3BD-5292-4DFC-9429-7A2F57613F93}" type="presParOf" srcId="{E539037C-9804-42ED-BE3F-BF2B92F0411E}" destId="{445C1033-35AE-4BCB-BBFB-3FC7DFF876B2}" srcOrd="4" destOrd="0" presId="urn:microsoft.com/office/officeart/2005/8/layout/hierarchy4"/>
    <dgm:cxn modelId="{971132BE-9327-4F7F-9CF6-E9653077CCB6}" type="presParOf" srcId="{445C1033-35AE-4BCB-BBFB-3FC7DFF876B2}" destId="{800CF89B-3841-4A83-929C-EE4D64897FC2}" srcOrd="0" destOrd="0" presId="urn:microsoft.com/office/officeart/2005/8/layout/hierarchy4"/>
    <dgm:cxn modelId="{FDACB3FA-AB1C-4F69-8080-AEDFDE07D983}" type="presParOf" srcId="{445C1033-35AE-4BCB-BBFB-3FC7DFF876B2}" destId="{AC6192B2-9CB7-4E11-AA8E-71A1C684A356}" srcOrd="1" destOrd="0" presId="urn:microsoft.com/office/officeart/2005/8/layout/hierarchy4"/>
    <dgm:cxn modelId="{E055C314-D0D1-471D-A4E5-58F8EE7461BC}" type="presParOf" srcId="{E539037C-9804-42ED-BE3F-BF2B92F0411E}" destId="{935E38CE-3148-47B5-A3BA-605DA6A79E59}" srcOrd="5" destOrd="0" presId="urn:microsoft.com/office/officeart/2005/8/layout/hierarchy4"/>
    <dgm:cxn modelId="{C855C932-9B0B-476D-8FBA-BA40B9FEA690}" type="presParOf" srcId="{E539037C-9804-42ED-BE3F-BF2B92F0411E}" destId="{31EAE655-1048-4BFD-83EF-74062D7596D8}" srcOrd="6" destOrd="0" presId="urn:microsoft.com/office/officeart/2005/8/layout/hierarchy4"/>
    <dgm:cxn modelId="{49DE8B58-1EC9-4138-BEB1-F339AA00E803}" type="presParOf" srcId="{31EAE655-1048-4BFD-83EF-74062D7596D8}" destId="{96E8048B-B28D-46B5-B417-CC374DA81A1B}" srcOrd="0" destOrd="0" presId="urn:microsoft.com/office/officeart/2005/8/layout/hierarchy4"/>
    <dgm:cxn modelId="{12A52644-4B05-478C-8FDE-C97910311085}" type="presParOf" srcId="{31EAE655-1048-4BFD-83EF-74062D7596D8}" destId="{528000D8-9BF1-445F-8C91-B4F8DE1A8768}" srcOrd="1" destOrd="0" presId="urn:microsoft.com/office/officeart/2005/8/layout/hierarchy4"/>
    <dgm:cxn modelId="{44C8484C-77CC-49FA-9227-A7B620832C81}" type="presParOf" srcId="{E539037C-9804-42ED-BE3F-BF2B92F0411E}" destId="{95CB9E1D-4467-4006-B8EF-4658DAA2A3C0}" srcOrd="7" destOrd="0" presId="urn:microsoft.com/office/officeart/2005/8/layout/hierarchy4"/>
    <dgm:cxn modelId="{24276825-706A-4C03-8DAC-A2F3ABF05DD7}" type="presParOf" srcId="{E539037C-9804-42ED-BE3F-BF2B92F0411E}" destId="{D1004743-F856-4F15-92B9-B253A36F54C8}" srcOrd="8" destOrd="0" presId="urn:microsoft.com/office/officeart/2005/8/layout/hierarchy4"/>
    <dgm:cxn modelId="{4F87BF1D-AD98-405D-8BB8-B36D5E6ABC59}" type="presParOf" srcId="{D1004743-F856-4F15-92B9-B253A36F54C8}" destId="{742BD1F4-62D3-4070-B7AC-68FB521AB8A9}" srcOrd="0" destOrd="0" presId="urn:microsoft.com/office/officeart/2005/8/layout/hierarchy4"/>
    <dgm:cxn modelId="{786CA5FA-D04C-4206-A86F-F3837804E9CF}" type="presParOf" srcId="{D1004743-F856-4F15-92B9-B253A36F54C8}" destId="{8062965C-C7C3-447C-A854-7BC13B91EBC4}" srcOrd="1" destOrd="0" presId="urn:microsoft.com/office/officeart/2005/8/layout/hierarchy4"/>
    <dgm:cxn modelId="{21FBD0AE-C684-45C7-833D-4FBAC82EFD5F}" type="presParOf" srcId="{E539037C-9804-42ED-BE3F-BF2B92F0411E}" destId="{A8AE4315-7677-4231-9916-117280CF721D}" srcOrd="9" destOrd="0" presId="urn:microsoft.com/office/officeart/2005/8/layout/hierarchy4"/>
    <dgm:cxn modelId="{4CEC5395-C60A-4FD4-B424-204F159B87E2}" type="presParOf" srcId="{E539037C-9804-42ED-BE3F-BF2B92F0411E}" destId="{663CF5A2-F34A-48B0-924F-8D01F553AA51}" srcOrd="10" destOrd="0" presId="urn:microsoft.com/office/officeart/2005/8/layout/hierarchy4"/>
    <dgm:cxn modelId="{53CAFDB4-08A3-4FE6-B92C-5B4128825D30}" type="presParOf" srcId="{663CF5A2-F34A-48B0-924F-8D01F553AA51}" destId="{9E61A2B4-FC89-4A88-9619-14EE137A586E}" srcOrd="0" destOrd="0" presId="urn:microsoft.com/office/officeart/2005/8/layout/hierarchy4"/>
    <dgm:cxn modelId="{CD6A1AF3-8970-4889-ACF2-B7694D9A2D15}" type="presParOf" srcId="{663CF5A2-F34A-48B0-924F-8D01F553AA51}" destId="{6B8C9F71-6C5D-43AF-8B7B-719A3BC8B2E9}" srcOrd="1" destOrd="0" presId="urn:microsoft.com/office/officeart/2005/8/layout/hierarchy4"/>
    <dgm:cxn modelId="{203C08DB-264A-4923-84CB-36554D0CD5F2}" type="presParOf" srcId="{E539037C-9804-42ED-BE3F-BF2B92F0411E}" destId="{FFC6D667-A435-47F4-89E0-99DF616115C5}" srcOrd="11" destOrd="0" presId="urn:microsoft.com/office/officeart/2005/8/layout/hierarchy4"/>
    <dgm:cxn modelId="{EE484F69-255C-4197-91B5-76F1A17EFC9C}" type="presParOf" srcId="{E539037C-9804-42ED-BE3F-BF2B92F0411E}" destId="{1DC32433-E469-44C2-A670-A73B6176E29E}" srcOrd="12" destOrd="0" presId="urn:microsoft.com/office/officeart/2005/8/layout/hierarchy4"/>
    <dgm:cxn modelId="{399B505E-2299-407E-A897-2D2F6B5CA11F}" type="presParOf" srcId="{1DC32433-E469-44C2-A670-A73B6176E29E}" destId="{87E85046-298F-4E54-904F-D3FE51179EFE}" srcOrd="0" destOrd="0" presId="urn:microsoft.com/office/officeart/2005/8/layout/hierarchy4"/>
    <dgm:cxn modelId="{81452AB7-4449-4258-9E87-A70A356BDAF7}" type="presParOf" srcId="{1DC32433-E469-44C2-A670-A73B6176E29E}" destId="{8E55CB69-35E0-4AC8-848E-B5772F1AB401}" srcOrd="1" destOrd="0" presId="urn:microsoft.com/office/officeart/2005/8/layout/hierarchy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2F3F22-2354-4D41-B6FC-3E6489A2CE3C}">
      <dsp:nvSpPr>
        <dsp:cNvPr id="0" name=""/>
        <dsp:cNvSpPr/>
      </dsp:nvSpPr>
      <dsp:spPr>
        <a:xfrm>
          <a:off x="3288" y="489"/>
          <a:ext cx="5267732"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R="0" lvl="0" algn="ctr" defTabSz="1511300" rtl="0">
            <a:lnSpc>
              <a:spcPct val="90000"/>
            </a:lnSpc>
            <a:spcBef>
              <a:spcPct val="0"/>
            </a:spcBef>
            <a:spcAft>
              <a:spcPct val="35000"/>
            </a:spcAft>
          </a:pPr>
          <a:r>
            <a:rPr lang="zh-CN" altLang="en-US" sz="3400" b="0" i="0" u="none" strike="noStrike" kern="100" baseline="0" smtClean="0">
              <a:latin typeface="Calibri"/>
              <a:ea typeface="宋体"/>
            </a:rPr>
            <a:t>同城校友网</a:t>
          </a:r>
          <a:endParaRPr lang="zh-CN" altLang="en-US" sz="3400" smtClean="0"/>
        </a:p>
      </dsp:txBody>
      <dsp:txXfrm>
        <a:off x="27237" y="24438"/>
        <a:ext cx="5219834" cy="769774"/>
      </dsp:txXfrm>
    </dsp:sp>
    <dsp:sp modelId="{3CFCC082-4DAB-441E-B146-DE15B027D003}">
      <dsp:nvSpPr>
        <dsp:cNvPr id="0" name=""/>
        <dsp:cNvSpPr/>
      </dsp:nvSpPr>
      <dsp:spPr>
        <a:xfrm>
          <a:off x="3288" y="909741"/>
          <a:ext cx="2414928"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R="0" lvl="0" algn="ctr" defTabSz="1244600" rtl="0">
            <a:lnSpc>
              <a:spcPct val="90000"/>
            </a:lnSpc>
            <a:spcBef>
              <a:spcPct val="0"/>
            </a:spcBef>
            <a:spcAft>
              <a:spcPct val="35000"/>
            </a:spcAft>
          </a:pPr>
          <a:r>
            <a:rPr lang="zh-CN" altLang="en-US" sz="2800" b="0" i="0" u="none" strike="noStrike" kern="100" baseline="0" smtClean="0">
              <a:latin typeface="Calibri"/>
              <a:ea typeface="宋体"/>
            </a:rPr>
            <a:t>后台管理系统</a:t>
          </a:r>
          <a:endParaRPr lang="zh-CN" altLang="en-US" sz="2800" smtClean="0"/>
        </a:p>
      </dsp:txBody>
      <dsp:txXfrm>
        <a:off x="27237" y="933690"/>
        <a:ext cx="2367030" cy="769774"/>
      </dsp:txXfrm>
    </dsp:sp>
    <dsp:sp modelId="{DED11B0D-B258-4089-93AE-D088311DD549}">
      <dsp:nvSpPr>
        <dsp:cNvPr id="0" name=""/>
        <dsp:cNvSpPr/>
      </dsp:nvSpPr>
      <dsp:spPr>
        <a:xfrm>
          <a:off x="3288"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用户管理</a:t>
          </a:r>
        </a:p>
      </dsp:txBody>
      <dsp:txXfrm>
        <a:off x="14678" y="1830383"/>
        <a:ext cx="366097" cy="794892"/>
      </dsp:txXfrm>
    </dsp:sp>
    <dsp:sp modelId="{749D3E26-8F8F-4472-AC70-902B11713B8B}">
      <dsp:nvSpPr>
        <dsp:cNvPr id="0" name=""/>
        <dsp:cNvSpPr/>
      </dsp:nvSpPr>
      <dsp:spPr>
        <a:xfrm>
          <a:off x="408498"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学校管理</a:t>
          </a:r>
        </a:p>
      </dsp:txBody>
      <dsp:txXfrm>
        <a:off x="419888" y="1830383"/>
        <a:ext cx="366097" cy="794892"/>
      </dsp:txXfrm>
    </dsp:sp>
    <dsp:sp modelId="{10E18EE1-ED8C-4312-B11A-B1A68CC0E78D}">
      <dsp:nvSpPr>
        <dsp:cNvPr id="0" name=""/>
        <dsp:cNvSpPr/>
      </dsp:nvSpPr>
      <dsp:spPr>
        <a:xfrm>
          <a:off x="81370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地址管理</a:t>
          </a:r>
        </a:p>
      </dsp:txBody>
      <dsp:txXfrm>
        <a:off x="825099" y="1830383"/>
        <a:ext cx="366097" cy="794892"/>
      </dsp:txXfrm>
    </dsp:sp>
    <dsp:sp modelId="{D6827718-E5E6-4EF7-8E3A-6192A6229860}">
      <dsp:nvSpPr>
        <dsp:cNvPr id="0" name=""/>
        <dsp:cNvSpPr/>
      </dsp:nvSpPr>
      <dsp:spPr>
        <a:xfrm>
          <a:off x="121891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群组管理</a:t>
          </a:r>
        </a:p>
      </dsp:txBody>
      <dsp:txXfrm>
        <a:off x="1230309" y="1830383"/>
        <a:ext cx="366097" cy="794892"/>
      </dsp:txXfrm>
    </dsp:sp>
    <dsp:sp modelId="{019F8E2A-AA56-4AB1-9E4C-D4B6EDF3728A}">
      <dsp:nvSpPr>
        <dsp:cNvPr id="0" name=""/>
        <dsp:cNvSpPr/>
      </dsp:nvSpPr>
      <dsp:spPr>
        <a:xfrm>
          <a:off x="162412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帖子类型管理</a:t>
          </a:r>
        </a:p>
      </dsp:txBody>
      <dsp:txXfrm>
        <a:off x="1635519" y="1830383"/>
        <a:ext cx="366097" cy="794892"/>
      </dsp:txXfrm>
    </dsp:sp>
    <dsp:sp modelId="{8ED5E31D-8483-452E-B256-BD916FCC72A3}">
      <dsp:nvSpPr>
        <dsp:cNvPr id="0" name=""/>
        <dsp:cNvSpPr/>
      </dsp:nvSpPr>
      <dsp:spPr>
        <a:xfrm>
          <a:off x="202933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帖子管理</a:t>
          </a:r>
        </a:p>
      </dsp:txBody>
      <dsp:txXfrm>
        <a:off x="2040729" y="1830383"/>
        <a:ext cx="366097" cy="794892"/>
      </dsp:txXfrm>
    </dsp:sp>
    <dsp:sp modelId="{167D2B12-EC11-4EE4-ADDF-413CBF68BB06}">
      <dsp:nvSpPr>
        <dsp:cNvPr id="0" name=""/>
        <dsp:cNvSpPr/>
      </dsp:nvSpPr>
      <dsp:spPr>
        <a:xfrm>
          <a:off x="2450882" y="909741"/>
          <a:ext cx="2820138"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R="0" lvl="0" algn="ctr" defTabSz="1244600" rtl="0">
            <a:lnSpc>
              <a:spcPct val="90000"/>
            </a:lnSpc>
            <a:spcBef>
              <a:spcPct val="0"/>
            </a:spcBef>
            <a:spcAft>
              <a:spcPct val="35000"/>
            </a:spcAft>
          </a:pPr>
          <a:r>
            <a:rPr lang="zh-CN" altLang="en-US" sz="2800" b="0" i="0" u="none" strike="noStrike" kern="100" baseline="0" smtClean="0">
              <a:latin typeface="Calibri"/>
              <a:ea typeface="宋体"/>
            </a:rPr>
            <a:t>前台</a:t>
          </a:r>
          <a:endParaRPr lang="zh-CN" altLang="en-US" sz="2800" smtClean="0"/>
        </a:p>
      </dsp:txBody>
      <dsp:txXfrm>
        <a:off x="2474831" y="933690"/>
        <a:ext cx="2772240" cy="769774"/>
      </dsp:txXfrm>
    </dsp:sp>
    <dsp:sp modelId="{AD038241-677E-4C65-94DC-894E0D2D4D2F}">
      <dsp:nvSpPr>
        <dsp:cNvPr id="0" name=""/>
        <dsp:cNvSpPr/>
      </dsp:nvSpPr>
      <dsp:spPr>
        <a:xfrm>
          <a:off x="2450882"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首页</a:t>
          </a:r>
        </a:p>
      </dsp:txBody>
      <dsp:txXfrm>
        <a:off x="2462272" y="1830383"/>
        <a:ext cx="366097" cy="794892"/>
      </dsp:txXfrm>
    </dsp:sp>
    <dsp:sp modelId="{6E00A526-A3CE-4542-939C-D27F24EDEFB1}">
      <dsp:nvSpPr>
        <dsp:cNvPr id="0" name=""/>
        <dsp:cNvSpPr/>
      </dsp:nvSpPr>
      <dsp:spPr>
        <a:xfrm>
          <a:off x="2856092"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全部群组</a:t>
          </a:r>
        </a:p>
      </dsp:txBody>
      <dsp:txXfrm>
        <a:off x="2867482" y="1830383"/>
        <a:ext cx="366097" cy="794892"/>
      </dsp:txXfrm>
    </dsp:sp>
    <dsp:sp modelId="{CFD48A74-7C08-42E6-90FE-1996AAB32CB3}">
      <dsp:nvSpPr>
        <dsp:cNvPr id="0" name=""/>
        <dsp:cNvSpPr/>
      </dsp:nvSpPr>
      <dsp:spPr>
        <a:xfrm>
          <a:off x="326130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群组详情页</a:t>
          </a:r>
        </a:p>
      </dsp:txBody>
      <dsp:txXfrm>
        <a:off x="3272693" y="1830383"/>
        <a:ext cx="366097" cy="794892"/>
      </dsp:txXfrm>
    </dsp:sp>
    <dsp:sp modelId="{2FABBC66-392D-4436-9F95-E8AF04B48559}">
      <dsp:nvSpPr>
        <dsp:cNvPr id="0" name=""/>
        <dsp:cNvSpPr/>
      </dsp:nvSpPr>
      <dsp:spPr>
        <a:xfrm>
          <a:off x="366651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帖子详情页</a:t>
          </a:r>
        </a:p>
      </dsp:txBody>
      <dsp:txXfrm>
        <a:off x="3677903" y="1830383"/>
        <a:ext cx="366097" cy="794892"/>
      </dsp:txXfrm>
    </dsp:sp>
    <dsp:sp modelId="{24657C1B-A316-4E1F-9680-0280AA85E98F}">
      <dsp:nvSpPr>
        <dsp:cNvPr id="0" name=""/>
        <dsp:cNvSpPr/>
      </dsp:nvSpPr>
      <dsp:spPr>
        <a:xfrm>
          <a:off x="407172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注册</a:t>
          </a:r>
        </a:p>
      </dsp:txBody>
      <dsp:txXfrm>
        <a:off x="4083113" y="1830383"/>
        <a:ext cx="366097" cy="794892"/>
      </dsp:txXfrm>
    </dsp:sp>
    <dsp:sp modelId="{B050E1A5-BB12-494E-BA5A-12C1C7707A2F}">
      <dsp:nvSpPr>
        <dsp:cNvPr id="0" name=""/>
        <dsp:cNvSpPr/>
      </dsp:nvSpPr>
      <dsp:spPr>
        <a:xfrm>
          <a:off x="447693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登录</a:t>
          </a:r>
        </a:p>
      </dsp:txBody>
      <dsp:txXfrm>
        <a:off x="4488323" y="1830383"/>
        <a:ext cx="366097" cy="794892"/>
      </dsp:txXfrm>
    </dsp:sp>
    <dsp:sp modelId="{F3C1B932-3B0A-4F10-987D-B0A592B90ECD}">
      <dsp:nvSpPr>
        <dsp:cNvPr id="0" name=""/>
        <dsp:cNvSpPr/>
      </dsp:nvSpPr>
      <dsp:spPr>
        <a:xfrm>
          <a:off x="488214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个人中心</a:t>
          </a:r>
        </a:p>
      </dsp:txBody>
      <dsp:txXfrm>
        <a:off x="4893533" y="1830383"/>
        <a:ext cx="366097" cy="7948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2F3F22-2354-4D41-B6FC-3E6489A2CE3C}">
      <dsp:nvSpPr>
        <dsp:cNvPr id="0" name=""/>
        <dsp:cNvSpPr/>
      </dsp:nvSpPr>
      <dsp:spPr>
        <a:xfrm>
          <a:off x="1325" y="947"/>
          <a:ext cx="5271659"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8120" tIns="198120" rIns="198120" bIns="198120" numCol="1" spcCol="1270" anchor="ctr" anchorCtr="0">
          <a:noAutofit/>
        </a:bodyPr>
        <a:lstStyle/>
        <a:p>
          <a:pPr marR="0" lvl="0" algn="ctr" defTabSz="2311400" rtl="0">
            <a:lnSpc>
              <a:spcPct val="90000"/>
            </a:lnSpc>
            <a:spcBef>
              <a:spcPct val="0"/>
            </a:spcBef>
            <a:spcAft>
              <a:spcPct val="35000"/>
            </a:spcAft>
          </a:pPr>
          <a:r>
            <a:rPr lang="zh-CN" altLang="en-US" sz="5200" b="0" i="0" u="none" strike="noStrike" kern="100" baseline="0" smtClean="0">
              <a:latin typeface="Calibri"/>
              <a:ea typeface="宋体"/>
            </a:rPr>
            <a:t>同城校友网</a:t>
          </a:r>
          <a:endParaRPr lang="zh-CN" altLang="en-US" sz="5200" smtClean="0"/>
        </a:p>
      </dsp:txBody>
      <dsp:txXfrm>
        <a:off x="37870" y="37492"/>
        <a:ext cx="5198569" cy="1174665"/>
      </dsp:txXfrm>
    </dsp:sp>
    <dsp:sp modelId="{3CFCC082-4DAB-441E-B146-DE15B027D003}">
      <dsp:nvSpPr>
        <dsp:cNvPr id="0" name=""/>
        <dsp:cNvSpPr/>
      </dsp:nvSpPr>
      <dsp:spPr>
        <a:xfrm>
          <a:off x="1325" y="1388451"/>
          <a:ext cx="2946196"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R="0" lvl="0" algn="ctr" defTabSz="1511300" rtl="0">
            <a:lnSpc>
              <a:spcPct val="90000"/>
            </a:lnSpc>
            <a:spcBef>
              <a:spcPct val="0"/>
            </a:spcBef>
            <a:spcAft>
              <a:spcPct val="35000"/>
            </a:spcAft>
          </a:pPr>
          <a:r>
            <a:rPr lang="zh-CN" altLang="en-US" sz="3400" b="0" i="0" u="none" strike="noStrike" kern="100" baseline="0" smtClean="0">
              <a:latin typeface="Calibri"/>
              <a:ea typeface="宋体"/>
            </a:rPr>
            <a:t>后台管理系统</a:t>
          </a:r>
          <a:endParaRPr lang="zh-CN" altLang="en-US" sz="3400" smtClean="0"/>
        </a:p>
      </dsp:txBody>
      <dsp:txXfrm>
        <a:off x="37870" y="1424996"/>
        <a:ext cx="2873106" cy="1174665"/>
      </dsp:txXfrm>
    </dsp:sp>
    <dsp:sp modelId="{AA19E576-B9DD-4B60-B6A8-0F91BD91CDE1}">
      <dsp:nvSpPr>
        <dsp:cNvPr id="0" name=""/>
        <dsp:cNvSpPr/>
      </dsp:nvSpPr>
      <dsp:spPr>
        <a:xfrm>
          <a:off x="3195002" y="1388451"/>
          <a:ext cx="20779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R="0" lvl="0" algn="ctr" defTabSz="1511300" rtl="0">
            <a:lnSpc>
              <a:spcPct val="90000"/>
            </a:lnSpc>
            <a:spcBef>
              <a:spcPct val="0"/>
            </a:spcBef>
            <a:spcAft>
              <a:spcPct val="35000"/>
            </a:spcAft>
          </a:pPr>
          <a:r>
            <a:rPr lang="zh-CN" altLang="en-US" sz="3400" b="0" i="0" u="none" strike="noStrike" kern="100" baseline="0" smtClean="0">
              <a:latin typeface="Calibri"/>
              <a:ea typeface="宋体"/>
            </a:rPr>
            <a:t>前台</a:t>
          </a:r>
          <a:endParaRPr lang="zh-CN" altLang="en-US" sz="3400" smtClean="0"/>
        </a:p>
      </dsp:txBody>
      <dsp:txXfrm>
        <a:off x="3231547" y="1424996"/>
        <a:ext cx="2004891" cy="11746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7CAC7-20FF-4E6D-8B25-9563ED50AF92}">
      <dsp:nvSpPr>
        <dsp:cNvPr id="0" name=""/>
        <dsp:cNvSpPr/>
      </dsp:nvSpPr>
      <dsp:spPr>
        <a:xfrm>
          <a:off x="25" y="947"/>
          <a:ext cx="5274258"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8120" tIns="198120" rIns="198120" bIns="198120" numCol="1" spcCol="1270" anchor="ctr" anchorCtr="0">
          <a:noAutofit/>
        </a:bodyPr>
        <a:lstStyle/>
        <a:p>
          <a:pPr marR="0" lvl="0" algn="ctr" defTabSz="2311400" rtl="0">
            <a:lnSpc>
              <a:spcPct val="90000"/>
            </a:lnSpc>
            <a:spcBef>
              <a:spcPct val="0"/>
            </a:spcBef>
            <a:spcAft>
              <a:spcPct val="35000"/>
            </a:spcAft>
          </a:pPr>
          <a:r>
            <a:rPr lang="zh-CN" altLang="en-US" sz="5200" b="0" i="0" u="none" strike="noStrike" kern="100" baseline="0" smtClean="0">
              <a:latin typeface="Calibri"/>
              <a:ea typeface="宋体"/>
            </a:rPr>
            <a:t>后台管理系统</a:t>
          </a:r>
          <a:endParaRPr lang="zh-CN" altLang="en-US" sz="5200" smtClean="0"/>
        </a:p>
      </dsp:txBody>
      <dsp:txXfrm>
        <a:off x="36570" y="37492"/>
        <a:ext cx="5201168" cy="1174665"/>
      </dsp:txXfrm>
    </dsp:sp>
    <dsp:sp modelId="{1A2DEBCE-B254-469A-AC62-F0E24D81E9A4}">
      <dsp:nvSpPr>
        <dsp:cNvPr id="0" name=""/>
        <dsp:cNvSpPr/>
      </dsp:nvSpPr>
      <dsp:spPr>
        <a:xfrm>
          <a:off x="25"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用户管理</a:t>
          </a:r>
        </a:p>
      </dsp:txBody>
      <dsp:txXfrm>
        <a:off x="24087" y="1412513"/>
        <a:ext cx="773411" cy="1199631"/>
      </dsp:txXfrm>
    </dsp:sp>
    <dsp:sp modelId="{2C3DF5C9-90E5-4866-AB5A-875D882FB49C}">
      <dsp:nvSpPr>
        <dsp:cNvPr id="0" name=""/>
        <dsp:cNvSpPr/>
      </dsp:nvSpPr>
      <dsp:spPr>
        <a:xfrm>
          <a:off x="890570"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学校管理</a:t>
          </a:r>
        </a:p>
      </dsp:txBody>
      <dsp:txXfrm>
        <a:off x="914632" y="1412513"/>
        <a:ext cx="773411" cy="1199631"/>
      </dsp:txXfrm>
    </dsp:sp>
    <dsp:sp modelId="{B814E8CD-7377-4F62-8BA7-A79F5BC70247}">
      <dsp:nvSpPr>
        <dsp:cNvPr id="0" name=""/>
        <dsp:cNvSpPr/>
      </dsp:nvSpPr>
      <dsp:spPr>
        <a:xfrm>
          <a:off x="1781114"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地址管理</a:t>
          </a:r>
        </a:p>
      </dsp:txBody>
      <dsp:txXfrm>
        <a:off x="1805176" y="1412513"/>
        <a:ext cx="773411" cy="1199631"/>
      </dsp:txXfrm>
    </dsp:sp>
    <dsp:sp modelId="{3FBF985E-D0BF-4FA5-9184-C1D3D8962DA7}">
      <dsp:nvSpPr>
        <dsp:cNvPr id="0" name=""/>
        <dsp:cNvSpPr/>
      </dsp:nvSpPr>
      <dsp:spPr>
        <a:xfrm>
          <a:off x="2671659"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群组管理</a:t>
          </a:r>
        </a:p>
      </dsp:txBody>
      <dsp:txXfrm>
        <a:off x="2695721" y="1412513"/>
        <a:ext cx="773411" cy="1199631"/>
      </dsp:txXfrm>
    </dsp:sp>
    <dsp:sp modelId="{C4901BD9-F6C8-48D3-A3C7-F03EE565E517}">
      <dsp:nvSpPr>
        <dsp:cNvPr id="0" name=""/>
        <dsp:cNvSpPr/>
      </dsp:nvSpPr>
      <dsp:spPr>
        <a:xfrm>
          <a:off x="3562204"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帖子类型管理</a:t>
          </a:r>
        </a:p>
      </dsp:txBody>
      <dsp:txXfrm>
        <a:off x="3586266" y="1412513"/>
        <a:ext cx="773411" cy="1199631"/>
      </dsp:txXfrm>
    </dsp:sp>
    <dsp:sp modelId="{40BD8EC0-6877-47CF-BACC-CBF47CFF9661}">
      <dsp:nvSpPr>
        <dsp:cNvPr id="0" name=""/>
        <dsp:cNvSpPr/>
      </dsp:nvSpPr>
      <dsp:spPr>
        <a:xfrm>
          <a:off x="4452748"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帖子管理</a:t>
          </a:r>
        </a:p>
      </dsp:txBody>
      <dsp:txXfrm>
        <a:off x="4476810" y="1412513"/>
        <a:ext cx="773411" cy="11996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045CDC-658A-46DA-8689-C66E4E107692}">
      <dsp:nvSpPr>
        <dsp:cNvPr id="0" name=""/>
        <dsp:cNvSpPr/>
      </dsp:nvSpPr>
      <dsp:spPr>
        <a:xfrm>
          <a:off x="4069" y="947"/>
          <a:ext cx="526617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8120" tIns="198120" rIns="198120" bIns="198120" numCol="1" spcCol="1270" anchor="ctr" anchorCtr="0">
          <a:noAutofit/>
        </a:bodyPr>
        <a:lstStyle/>
        <a:p>
          <a:pPr marR="0" lvl="0" algn="ctr" defTabSz="2311400" rtl="0">
            <a:lnSpc>
              <a:spcPct val="90000"/>
            </a:lnSpc>
            <a:spcBef>
              <a:spcPct val="0"/>
            </a:spcBef>
            <a:spcAft>
              <a:spcPct val="35000"/>
            </a:spcAft>
          </a:pPr>
          <a:r>
            <a:rPr lang="zh-CN" altLang="en-US" sz="5200" b="0" i="0" u="none" strike="noStrike" kern="100" baseline="0" smtClean="0">
              <a:latin typeface="Calibri"/>
              <a:ea typeface="宋体"/>
            </a:rPr>
            <a:t>网站前台</a:t>
          </a:r>
          <a:endParaRPr lang="zh-CN" altLang="en-US" sz="5200" smtClean="0"/>
        </a:p>
      </dsp:txBody>
      <dsp:txXfrm>
        <a:off x="40614" y="37492"/>
        <a:ext cx="5193081" cy="1174665"/>
      </dsp:txXfrm>
    </dsp:sp>
    <dsp:sp modelId="{2CBD7BA9-6DF7-45A8-8A19-5C594F3E86B0}">
      <dsp:nvSpPr>
        <dsp:cNvPr id="0" name=""/>
        <dsp:cNvSpPr/>
      </dsp:nvSpPr>
      <dsp:spPr>
        <a:xfrm>
          <a:off x="4069"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首页</a:t>
          </a:r>
        </a:p>
      </dsp:txBody>
      <dsp:txXfrm>
        <a:off x="24623" y="1409005"/>
        <a:ext cx="660673" cy="1206647"/>
      </dsp:txXfrm>
    </dsp:sp>
    <dsp:sp modelId="{24043245-788D-4DE5-9E2A-95372AC34394}">
      <dsp:nvSpPr>
        <dsp:cNvPr id="0" name=""/>
        <dsp:cNvSpPr/>
      </dsp:nvSpPr>
      <dsp:spPr>
        <a:xfrm>
          <a:off x="764800"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全部群组</a:t>
          </a:r>
        </a:p>
      </dsp:txBody>
      <dsp:txXfrm>
        <a:off x="785354" y="1409005"/>
        <a:ext cx="660673" cy="1206647"/>
      </dsp:txXfrm>
    </dsp:sp>
    <dsp:sp modelId="{800CF89B-3841-4A83-929C-EE4D64897FC2}">
      <dsp:nvSpPr>
        <dsp:cNvPr id="0" name=""/>
        <dsp:cNvSpPr/>
      </dsp:nvSpPr>
      <dsp:spPr>
        <a:xfrm>
          <a:off x="1525532"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群组详情页</a:t>
          </a:r>
        </a:p>
      </dsp:txBody>
      <dsp:txXfrm>
        <a:off x="1546086" y="1409005"/>
        <a:ext cx="660673" cy="1206647"/>
      </dsp:txXfrm>
    </dsp:sp>
    <dsp:sp modelId="{96E8048B-B28D-46B5-B417-CC374DA81A1B}">
      <dsp:nvSpPr>
        <dsp:cNvPr id="0" name=""/>
        <dsp:cNvSpPr/>
      </dsp:nvSpPr>
      <dsp:spPr>
        <a:xfrm>
          <a:off x="2286264"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帖子详情页</a:t>
          </a:r>
        </a:p>
      </dsp:txBody>
      <dsp:txXfrm>
        <a:off x="2306818" y="1409005"/>
        <a:ext cx="660673" cy="1206647"/>
      </dsp:txXfrm>
    </dsp:sp>
    <dsp:sp modelId="{742BD1F4-62D3-4070-B7AC-68FB521AB8A9}">
      <dsp:nvSpPr>
        <dsp:cNvPr id="0" name=""/>
        <dsp:cNvSpPr/>
      </dsp:nvSpPr>
      <dsp:spPr>
        <a:xfrm>
          <a:off x="3046995"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注册</a:t>
          </a:r>
        </a:p>
      </dsp:txBody>
      <dsp:txXfrm>
        <a:off x="3067549" y="1409005"/>
        <a:ext cx="660673" cy="1206647"/>
      </dsp:txXfrm>
    </dsp:sp>
    <dsp:sp modelId="{9E61A2B4-FC89-4A88-9619-14EE137A586E}">
      <dsp:nvSpPr>
        <dsp:cNvPr id="0" name=""/>
        <dsp:cNvSpPr/>
      </dsp:nvSpPr>
      <dsp:spPr>
        <a:xfrm>
          <a:off x="3807727"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登录</a:t>
          </a:r>
        </a:p>
      </dsp:txBody>
      <dsp:txXfrm>
        <a:off x="3828281" y="1409005"/>
        <a:ext cx="660673" cy="1206647"/>
      </dsp:txXfrm>
    </dsp:sp>
    <dsp:sp modelId="{87E85046-298F-4E54-904F-D3FE51179EFE}">
      <dsp:nvSpPr>
        <dsp:cNvPr id="0" name=""/>
        <dsp:cNvSpPr/>
      </dsp:nvSpPr>
      <dsp:spPr>
        <a:xfrm>
          <a:off x="4568458"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个人中心</a:t>
          </a:r>
        </a:p>
      </dsp:txBody>
      <dsp:txXfrm>
        <a:off x="4589012" y="1409005"/>
        <a:ext cx="660673" cy="12066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TotalTime>
  <Pages>1</Pages>
  <Words>3694</Words>
  <Characters>21061</Characters>
  <Application>Microsoft Office Word</Application>
  <DocSecurity>0</DocSecurity>
  <PresentationFormat/>
  <Lines>175</Lines>
  <Paragraphs>49</Paragraphs>
  <Slides>0</Slides>
  <Notes>0</Notes>
  <HiddenSlides>0</HiddenSlides>
  <MMClips>0</MMClips>
  <ScaleCrop>false</ScaleCrop>
  <Company>enilu</Company>
  <LinksUpToDate>false</LinksUpToDate>
  <CharactersWithSpaces>24706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enilu</dc:creator>
  <cp:lastModifiedBy>zhangtao</cp:lastModifiedBy>
  <cp:revision>26</cp:revision>
  <dcterms:created xsi:type="dcterms:W3CDTF">2015-04-05T06:25:00Z</dcterms:created>
  <dcterms:modified xsi:type="dcterms:W3CDTF">2015-04-05T15:30:00Z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